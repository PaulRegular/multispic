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5596F" w14:textId="77777777" w:rsidR="002B0777" w:rsidRDefault="00000000">
      <w:pPr>
        <w:pStyle w:val="Title"/>
      </w:pPr>
      <w:r>
        <w:t>Summing the parts: Improving population estimates using a state-space multispecies production model</w:t>
      </w:r>
    </w:p>
    <w:p w14:paraId="3974C301" w14:textId="77777777" w:rsidR="002B0777" w:rsidRDefault="00000000">
      <w:pPr>
        <w:pStyle w:val="Author"/>
      </w:pPr>
      <w:r>
        <w:t>Paul M. Regular*, Mariano Koen-Alonso, M. Joanne Morgan, Pierre Pepin</w:t>
      </w:r>
      <w:r>
        <w:rPr>
          <w:vertAlign w:val="superscript"/>
        </w:rPr>
        <w:t>†</w:t>
      </w:r>
      <w:r>
        <w:t>, Rick M. Rideout</w:t>
      </w:r>
    </w:p>
    <w:p w14:paraId="4F69C25F" w14:textId="77777777" w:rsidR="002B0777" w:rsidRDefault="00000000">
      <w:pPr>
        <w:pStyle w:val="Date"/>
      </w:pPr>
      <w:r>
        <w:t>Fisheries and Oceans Canada, Northwest Atlantic Fisheries Centre, 80 East White Hills, St. John’s, Newfoundland and Labrador, A1C 5X1, Canada</w:t>
      </w:r>
      <w:r>
        <w:br/>
      </w:r>
      <w:r>
        <w:br/>
        <w:t xml:space="preserve">*Corresponding author; E-mail: </w:t>
      </w:r>
      <w:hyperlink r:id="rId7">
        <w:r w:rsidR="002B0777">
          <w:rPr>
            <w:rStyle w:val="Hyperlink"/>
          </w:rPr>
          <w:t>Paul.Regular@dfo-mpo.gc.ca</w:t>
        </w:r>
      </w:hyperlink>
      <w:r>
        <w:br/>
      </w:r>
      <w:r>
        <w:rPr>
          <w:vertAlign w:val="superscript"/>
        </w:rPr>
        <w:t>†</w:t>
      </w:r>
      <w:r>
        <w:t>Current address; Three Dog House, 1023 Indian Meal Line, Portugal Cove - St. Philip’s, Newfoundland and Labrador, A1M 3C4, Canada</w:t>
      </w:r>
      <w:r>
        <w:br/>
      </w:r>
      <w:r>
        <w:br/>
        <w:t>2025-09-03</w:t>
      </w:r>
    </w:p>
    <w:p w14:paraId="34648DF3" w14:textId="103984BE" w:rsidR="00E37877" w:rsidRDefault="00000000" w:rsidP="00E37877">
      <w:pPr>
        <w:pStyle w:val="Abstract"/>
      </w:pPr>
      <w:r>
        <w:rPr>
          <w:b/>
          <w:bCs/>
        </w:rPr>
        <w:lastRenderedPageBreak/>
        <w:t>Abstract:</w:t>
      </w:r>
      <w:r>
        <w:br/>
        <w:t xml:space="preserve">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w:t>
      </w:r>
      <w:del w:id="0" w:author="Pierre Pepin" w:date="2025-09-04T15:40:00Z">
        <w:r w:rsidDel="00777A8E">
          <w:delText>stepping stone</w:delText>
        </w:r>
      </w:del>
      <w:ins w:id="1" w:author="Pierre Pepin" w:date="2025-09-04T15:40:00Z">
        <w:r w:rsidR="00777A8E">
          <w:t>stepping</w:t>
        </w:r>
      </w:ins>
      <w:ins w:id="2" w:author="Koen-Alonso, Mariano (DFO/MPO)" w:date="2025-09-11T15:52:00Z">
        <w:r w:rsidR="00C93299">
          <w:t xml:space="preserve"> </w:t>
        </w:r>
      </w:ins>
      <w:ins w:id="3" w:author="Pierre Pepin" w:date="2025-09-04T15:40:00Z">
        <w:r w:rsidR="00777A8E">
          <w:t>stone</w:t>
        </w:r>
      </w:ins>
      <w:r>
        <w:t xml:space="preserve"> towards an ecosystem-based approach to fisheries management.</w:t>
      </w:r>
      <w:r>
        <w:br/>
      </w:r>
      <w:r>
        <w:br/>
      </w:r>
      <w:r>
        <w:rPr>
          <w:b/>
          <w:bCs/>
        </w:rPr>
        <w:t>Keywords:</w:t>
      </w:r>
      <w:r>
        <w:t xml:space="preserve"> Multispecies production model, State-space framework, Ecosystem-based fisheries management, Demersal fish populations, Environmental drivers</w:t>
      </w:r>
      <w:r w:rsidR="00E37877">
        <w:br w:type="page"/>
      </w:r>
    </w:p>
    <w:p w14:paraId="4E5BF73F" w14:textId="77777777" w:rsidR="002B0777" w:rsidRDefault="00000000">
      <w:pPr>
        <w:pStyle w:val="Heading1"/>
      </w:pPr>
      <w:bookmarkStart w:id="4" w:name="introduction"/>
      <w:r>
        <w:t>Introduction</w:t>
      </w:r>
    </w:p>
    <w:p w14:paraId="39290B92" w14:textId="1FD9793B" w:rsidR="002B0777" w:rsidRDefault="00000000">
      <w:pPr>
        <w:pStyle w:val="FirstParagraph"/>
      </w:pPr>
      <w:r>
        <w:t>The concept of carrying capacity has long been foundational in applied population ecology, being widely used in the management of renewable resources (</w:t>
      </w:r>
      <w:hyperlink w:anchor="ref-chapman2018">
        <w:r w:rsidR="002B0777">
          <w:rPr>
            <w:rStyle w:val="Hyperlink"/>
          </w:rPr>
          <w:t>Chapman and Byron, 2018</w:t>
        </w:r>
      </w:hyperlink>
      <w:r>
        <w:t xml:space="preserve">; </w:t>
      </w:r>
      <w:hyperlink w:anchor="ref-hilborn1995">
        <w:r w:rsidR="002B0777">
          <w:rPr>
            <w:rStyle w:val="Hyperlink"/>
          </w:rPr>
          <w:t>Hilborn et al., 1995</w:t>
        </w:r>
      </w:hyperlink>
      <w:r>
        <w:t>). The understanding that populations produce more offspring than an environment can sustain led to the notion that the ‘surplus’ can be harvested sustainably (</w:t>
      </w:r>
      <w:hyperlink w:anchor="ref-pauly2021">
        <w:r w:rsidR="002B0777">
          <w:rPr>
            <w:rStyle w:val="Hyperlink"/>
          </w:rPr>
          <w:t>Pauly and Froese, 2021</w:t>
        </w:r>
      </w:hyperlink>
      <w:r>
        <w:t xml:space="preserve">). These ideas are exemplified </w:t>
      </w:r>
      <w:del w:id="5" w:author="Pierre Pepin" w:date="2025-09-04T15:41:00Z">
        <w:r w:rsidDel="00C74202">
          <w:delText>by the use of</w:delText>
        </w:r>
      </w:del>
      <w:ins w:id="6" w:author="Pierre Pepin" w:date="2025-09-04T15:41:00Z">
        <w:r w:rsidR="00C74202">
          <w:t>by the concept of</w:t>
        </w:r>
      </w:ins>
      <w:r>
        <w:t xml:space="preserve"> maximum sustainable yield (MSY) in the classic single-species surplus production modeling framework (</w:t>
      </w:r>
      <w:hyperlink w:anchor="ref-schaefer1954">
        <w:r w:rsidR="002B0777">
          <w:rPr>
            <w:rStyle w:val="Hyperlink"/>
          </w:rPr>
          <w:t>Schaefer, 1954</w:t>
        </w:r>
      </w:hyperlink>
      <w:r>
        <w:t>). In one equation, this framework attempts to explain interannual changes in biomass using fisheries landings and estimates of intrinsic growth rate and carrying capacity. Given the theoretical elegance of the approach, it has been both widely adopted and scrutinized. Estimates of carrying capacity, and resultant derivations of MSY, are frequently criticized for being time-invariant, which ignores the ubiquity of environmental variation (</w:t>
      </w:r>
      <w:hyperlink w:anchor="ref-del2004">
        <w:r w:rsidR="002B0777">
          <w:rPr>
            <w:rStyle w:val="Hyperlink"/>
          </w:rPr>
          <w:t>Del Monte-Luna et al., 2004</w:t>
        </w:r>
      </w:hyperlink>
      <w:r>
        <w:t>). Moreover, traditional surplus production models tend to focus on single-species dynamics and often disregard the complexities arising from species interactions within ecosystems (</w:t>
      </w:r>
      <w:hyperlink w:anchor="ref-gamble2009">
        <w:r w:rsidR="002B0777">
          <w:rPr>
            <w:rStyle w:val="Hyperlink"/>
          </w:rPr>
          <w:t>Gamble and Link, 2009</w:t>
        </w:r>
      </w:hyperlink>
      <w:r>
        <w:t>).</w:t>
      </w:r>
    </w:p>
    <w:p w14:paraId="76ADB827" w14:textId="31D0C286" w:rsidR="002B0777" w:rsidRDefault="00000000">
      <w:pPr>
        <w:pStyle w:val="BodyText"/>
      </w:pPr>
      <w:r>
        <w:t xml:space="preserve">Recognizing the limitations of single-species approaches, there have been calls to move towards an ecosystem-based approach to fisheries management (EBFM; </w:t>
      </w:r>
      <w:hyperlink w:anchor="ref-latour2003">
        <w:r w:rsidR="002B0777">
          <w:rPr>
            <w:rStyle w:val="Hyperlink"/>
          </w:rPr>
          <w:t>Latour et al., 2003</w:t>
        </w:r>
      </w:hyperlink>
      <w:r>
        <w:t>). EBFM acknowledges the intricate web of ecological interactions and aims to ensure the sustainability and integrity of marine ecosystems while supporting viable fisheries (</w:t>
      </w:r>
      <w:hyperlink w:anchor="ref-pikitch2004">
        <w:r w:rsidR="002B0777">
          <w:rPr>
            <w:rStyle w:val="Hyperlink"/>
          </w:rPr>
          <w:t>Pikitch et al., 2004</w:t>
        </w:r>
      </w:hyperlink>
      <w:r>
        <w:t xml:space="preserve">). To successfully implement EBFM, it is crucial to develop models that account for species interactions and the dynamics of multiple species within the ecosystem. Substantial progress has been made in the development of multispecies models and a spectrum of approaches have been developed, ranging from complex models that attempt to account for all parts of marine ecosystems (e.g., </w:t>
      </w:r>
      <w:hyperlink w:anchor="ref-fulton2011">
        <w:r w:rsidR="002B0777">
          <w:rPr>
            <w:rStyle w:val="Hyperlink"/>
          </w:rPr>
          <w:t>Fulton et al., 2011</w:t>
        </w:r>
      </w:hyperlink>
      <w:r>
        <w:t xml:space="preserve">) to multispecies age-structured assessment models (e.g., </w:t>
      </w:r>
      <w:hyperlink w:anchor="ref-albertsen2018">
        <w:r w:rsidR="002B0777">
          <w:rPr>
            <w:rStyle w:val="Hyperlink"/>
          </w:rPr>
          <w:t>Albertsen et al., 2018</w:t>
        </w:r>
      </w:hyperlink>
      <w:r>
        <w:t xml:space="preserve">) to multispecies surplus production models (e.g., </w:t>
      </w:r>
      <w:hyperlink w:anchor="ref-bundy2012">
        <w:r w:rsidR="002B0777">
          <w:rPr>
            <w:rStyle w:val="Hyperlink"/>
          </w:rPr>
          <w:t>Bundy et al., 2012</w:t>
        </w:r>
      </w:hyperlink>
      <w:r>
        <w:t xml:space="preserve">; </w:t>
      </w:r>
      <w:hyperlink w:anchor="ref-gamble2009">
        <w:r w:rsidR="002B0777">
          <w:rPr>
            <w:rStyle w:val="Hyperlink"/>
          </w:rPr>
          <w:t>Gamble and Link, 2009</w:t>
        </w:r>
      </w:hyperlink>
      <w:r>
        <w:t xml:space="preserve">; </w:t>
      </w:r>
      <w:hyperlink w:anchor="ref-mueter2006">
        <w:r w:rsidR="002B0777">
          <w:rPr>
            <w:rStyle w:val="Hyperlink"/>
          </w:rPr>
          <w:t>Mueter and Megrey, 2006</w:t>
        </w:r>
      </w:hyperlink>
      <w:r>
        <w:t xml:space="preserve">). However, </w:t>
      </w:r>
      <w:del w:id="7" w:author="Pierre Pepin" w:date="2025-09-04T15:42:00Z">
        <w:r w:rsidDel="006318BC">
          <w:delText xml:space="preserve">the </w:delText>
        </w:r>
      </w:del>
      <w:r>
        <w:t xml:space="preserve">application of these approaches to fisheries management have often been hindered by data limitations (e.g., age data are frequently not available) and knowledge gaps (e.g., incomplete understanding of food-web interactions). There is therefore a need for methods to help bridge the gap between single-species and multispecies assessment in data or information poor </w:t>
      </w:r>
      <w:del w:id="8" w:author="Pierre Pepin" w:date="2025-09-04T15:43:00Z">
        <w:r w:rsidDel="00785A0D">
          <w:delText>systems</w:delText>
        </w:r>
      </w:del>
      <w:ins w:id="9" w:author="Pierre Pepin" w:date="2025-09-04T15:43:00Z">
        <w:r w:rsidR="00785A0D">
          <w:t>circumstances</w:t>
        </w:r>
      </w:ins>
      <w:r>
        <w:t>.</w:t>
      </w:r>
    </w:p>
    <w:p w14:paraId="017EA164" w14:textId="77777777" w:rsidR="002B0777" w:rsidRDefault="00000000">
      <w:pPr>
        <w:pStyle w:val="BodyText"/>
      </w:pPr>
      <w:r>
        <w:t>In this paper, we borrow concepts from single-species surplus production modeling (</w:t>
      </w:r>
      <w:hyperlink w:anchor="ref-millar2000">
        <w:r w:rsidR="002B0777">
          <w:rPr>
            <w:rStyle w:val="Hyperlink"/>
          </w:rPr>
          <w:t>Millar and Meyer, 2000</w:t>
        </w:r>
      </w:hyperlink>
      <w:r>
        <w:t>) and multispecies modeling (</w:t>
      </w:r>
      <w:hyperlink w:anchor="ref-albertsen2018">
        <w:r w:rsidR="002B0777">
          <w:rPr>
            <w:rStyle w:val="Hyperlink"/>
          </w:rPr>
          <w:t>Albertsen et al., 2018</w:t>
        </w:r>
      </w:hyperlink>
      <w:r>
        <w:t>) to construct a model that incorporates the impacts of fishing on single-species populations and accounts for species interactions within the ecosystem. The data requirements of this model are relatively minimal, requiring species-specific landings and survey indices of biomass. As a case study, we apply this model to commercially important demersal fish species off the east coast of Canada, specifically the Grand Banks of Newfoundland. This case study is particularly germane due to the widespread collapse of most stocks in the area during the early 1990s (</w:t>
      </w:r>
      <w:hyperlink w:anchor="ref-lear1998">
        <w:r w:rsidR="002B0777">
          <w:rPr>
            <w:rStyle w:val="Hyperlink"/>
          </w:rPr>
          <w:t>Lear, 1998</w:t>
        </w:r>
      </w:hyperlink>
      <w:r>
        <w:t>), leaving the relative contributions of fishing and environmental impacts uncertain (</w:t>
      </w:r>
      <w:hyperlink w:anchor="ref-pedersen2017">
        <w:r w:rsidR="002B0777">
          <w:rPr>
            <w:rStyle w:val="Hyperlink"/>
          </w:rPr>
          <w:t>Pedersen et al., 2017</w:t>
        </w:r>
      </w:hyperlink>
      <w:r>
        <w:t>). Using this case study, we aim to reveal species interactions, distinguish the impacts of fishing from environmental effects, and demonstrate the utility of this modeling approach. The subsequent sections of this paper will present the conceptual framework of our model, describe its application, and discuss the implications of our findings for ecosystem-based fisheries management.</w:t>
      </w:r>
    </w:p>
    <w:p w14:paraId="7202181F" w14:textId="77777777" w:rsidR="002B0777" w:rsidRDefault="00000000">
      <w:pPr>
        <w:pStyle w:val="Heading1"/>
      </w:pPr>
      <w:bookmarkStart w:id="10" w:name="methods"/>
      <w:bookmarkEnd w:id="4"/>
      <w:r>
        <w:t>Methods</w:t>
      </w:r>
    </w:p>
    <w:p w14:paraId="55645034" w14:textId="77777777" w:rsidR="002B0777" w:rsidRDefault="00000000">
      <w:pPr>
        <w:pStyle w:val="Heading2"/>
      </w:pPr>
      <w:bookmarkStart w:id="11" w:name="model-formulation"/>
      <w:r>
        <w:t>Model formulation</w:t>
      </w:r>
    </w:p>
    <w:p w14:paraId="0465B256" w14:textId="77777777" w:rsidR="002B0777" w:rsidRDefault="00000000">
      <w:pPr>
        <w:pStyle w:val="FirstParagraph"/>
      </w:pPr>
      <w:r>
        <w:t>Trends in fish populations have frequently been described using state-space production models of the form</w:t>
      </w:r>
    </w:p>
    <w:p w14:paraId="4C773FBE"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y</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2</m:t>
                    </m:r>
                  </m:e>
                </m:d>
              </m:e>
            </m:mr>
          </m:m>
        </m:oMath>
      </m:oMathPara>
    </w:p>
    <w:p w14:paraId="15D54633" w14:textId="77777777" w:rsidR="002B0777"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is biomass at the start of year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is the catch through year </w:t>
      </w:r>
      <m:oMath>
        <m:r>
          <w:rPr>
            <w:rFonts w:ascii="Cambria Math" w:hAnsi="Cambria Math"/>
          </w:rPr>
          <m:t>y</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oMath>
      <w:r>
        <w:t xml:space="preserve"> is production as a function of biomass,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is an index of relative abundance in year </w:t>
      </w:r>
      <m:oMath>
        <m:r>
          <w:rPr>
            <w:rFonts w:ascii="Cambria Math" w:hAnsi="Cambria Math"/>
          </w:rPr>
          <m:t>y</m:t>
        </m:r>
      </m:oMath>
      <w:r>
        <w:t xml:space="preserve"> from survey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the time-invariant catchability coefficient for survey index </w:t>
      </w:r>
      <m:oMath>
        <m:r>
          <w:rPr>
            <w:rFonts w:ascii="Cambria Math" w:hAnsi="Cambria Math"/>
          </w:rPr>
          <m:t>i</m:t>
        </m:r>
      </m:oMath>
      <w:r>
        <w:t xml:space="preserve">, </w:t>
      </w:r>
      <m:oMath>
        <m:r>
          <w:rPr>
            <w:rFonts w:ascii="Cambria Math" w:hAnsi="Cambria Math"/>
          </w:rPr>
          <m:t>δ</m:t>
        </m:r>
      </m:oMath>
      <w:r>
        <w:t xml:space="preserve"> is process error, and </w:t>
      </w:r>
      <m:oMath>
        <m:r>
          <w:rPr>
            <w:rFonts w:ascii="Cambria Math" w:hAnsi="Cambria Math"/>
          </w:rPr>
          <m:t>ε</m:t>
        </m:r>
      </m:oMath>
      <w:r>
        <w:t xml:space="preserve"> is observation error. Statistical challenges aside, the most difficult aspect of this model to parameterize is the production function as it needs to capture changes caused by growth, recruitment, and natural mortality. Schaefer (</w:t>
      </w:r>
      <w:hyperlink w:anchor="ref-schaefer1954">
        <w:r w:rsidR="002B0777">
          <w:rPr>
            <w:rStyle w:val="Hyperlink"/>
          </w:rPr>
          <w:t>1954</w:t>
        </w:r>
      </w:hyperlink>
      <w:r>
        <w:t>) proposed a solution by applying the logistic equation to describe self-limiting growth,</w:t>
      </w:r>
    </w:p>
    <w:p w14:paraId="31F2D4C4"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rB</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3</m:t>
                    </m:r>
                  </m:e>
                </m:d>
              </m:e>
            </m:mr>
          </m:m>
        </m:oMath>
      </m:oMathPara>
    </w:p>
    <w:p w14:paraId="4BD92C8F" w14:textId="77777777" w:rsidR="002B0777" w:rsidRDefault="00000000">
      <w:pPr>
        <w:pStyle w:val="FirstParagraph"/>
      </w:pPr>
      <w:r>
        <w:t xml:space="preserve">where </w:t>
      </w:r>
      <m:oMath>
        <m:r>
          <w:rPr>
            <w:rFonts w:ascii="Cambria Math" w:hAnsi="Cambria Math"/>
          </w:rPr>
          <m:t>r</m:t>
        </m:r>
      </m:oMath>
      <w:r>
        <w:t xml:space="preserve"> is the maximum per-capita rate of change and </w:t>
      </w:r>
      <m:oMath>
        <m:r>
          <w:rPr>
            <w:rFonts w:ascii="Cambria Math" w:hAnsi="Cambria Math"/>
          </w:rPr>
          <m:t>K</m:t>
        </m:r>
      </m:oMath>
      <w:r>
        <w:t xml:space="preserve"> is the carrying capacity. That is, a populations’ intrinsic ability to grow (</w:t>
      </w:r>
      <m:oMath>
        <m:r>
          <w:rPr>
            <w:rFonts w:ascii="Cambria Math" w:hAnsi="Cambria Math"/>
          </w:rPr>
          <m:t>rB</m:t>
        </m:r>
      </m:oMath>
      <w:r>
        <w:t>) is limited by the size of the current population relative to the maximum biomass the system can support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While this formulation offers an elegant description of single-species population dynamics, it assumes that density-dependent effects are solely caused by intraspecific competition and ignores the potential effects of other species inhabiting the same ecological area, competing for the same resources. We present an extension of equation (3) that models the growth of a focal species </w:t>
      </w:r>
      <m:oMath>
        <m:r>
          <w:rPr>
            <w:rFonts w:ascii="Cambria Math" w:hAnsi="Cambria Math"/>
          </w:rPr>
          <m:t>s</m:t>
        </m:r>
      </m:oMath>
      <w:r>
        <w:t xml:space="preserve"> while accounting for intra- and interspecific competition. Here, density-dependent effects are incurred when the total biomass of all species, indexed by </w:t>
      </w:r>
      <m:oMath>
        <m:r>
          <w:rPr>
            <w:rFonts w:ascii="Cambria Math" w:hAnsi="Cambria Math"/>
          </w:rPr>
          <m:t>s</m:t>
        </m:r>
        <m:r>
          <m:rPr>
            <m:sty m:val="p"/>
          </m:rPr>
          <w:rPr>
            <w:rFonts w:ascii="Cambria Math" w:hAnsi="Cambria Math"/>
          </w:rPr>
          <m:t>'</m:t>
        </m:r>
      </m:oMath>
      <w:r>
        <w:t xml:space="preserve">, exceeds the capacity of the system, </w:t>
      </w:r>
      <m:oMath>
        <m:sSub>
          <m:sSubPr>
            <m:ctrlPr>
              <w:rPr>
                <w:rFonts w:ascii="Cambria Math" w:hAnsi="Cambria Math"/>
              </w:rPr>
            </m:ctrlPr>
          </m:sSubPr>
          <m:e>
            <m:r>
              <w:rPr>
                <w:rFonts w:ascii="Cambria Math" w:hAnsi="Cambria Math"/>
              </w:rPr>
              <m:t>K</m:t>
            </m:r>
          </m:e>
          <m:sub>
            <m:r>
              <w:rPr>
                <w:rFonts w:ascii="Cambria Math" w:hAnsi="Cambria Math"/>
              </w:rPr>
              <m:t>Σ</m:t>
            </m:r>
          </m:sub>
        </m:sSub>
      </m:oMath>
      <w:r>
        <w:t>,</w:t>
      </w:r>
    </w:p>
    <w:p w14:paraId="658F3D1E"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g</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s</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s</m:t>
                                </m:r>
                                <m:r>
                                  <m:rPr>
                                    <m:sty m:val="p"/>
                                  </m:rPr>
                                  <w:rPr>
                                    <w:rFonts w:ascii="Cambria Math" w:hAnsi="Cambria Math"/>
                                  </w:rPr>
                                  <m:t>'</m:t>
                                </m:r>
                              </m:sub>
                            </m:sSub>
                          </m:e>
                        </m:nary>
                      </m:num>
                      <m:den>
                        <m:sSub>
                          <m:sSubPr>
                            <m:ctrlPr>
                              <w:rPr>
                                <w:rFonts w:ascii="Cambria Math" w:hAnsi="Cambria Math"/>
                              </w:rPr>
                            </m:ctrlPr>
                          </m:sSubPr>
                          <m:e>
                            <m:r>
                              <w:rPr>
                                <w:rFonts w:ascii="Cambria Math" w:hAnsi="Cambria Math"/>
                              </w:rPr>
                              <m:t>K</m:t>
                            </m:r>
                          </m:e>
                          <m:sub>
                            <m:r>
                              <w:rPr>
                                <w:rFonts w:ascii="Cambria Math" w:hAnsi="Cambria Math"/>
                              </w:rPr>
                              <m:t>Σ</m:t>
                            </m:r>
                          </m:sub>
                        </m:sSub>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4</m:t>
                    </m:r>
                  </m:e>
                </m:d>
              </m:e>
            </m:mr>
          </m:m>
        </m:oMath>
      </m:oMathPara>
    </w:p>
    <w:p w14:paraId="43289991" w14:textId="46BA3B03" w:rsidR="002B0777" w:rsidRDefault="00000000">
      <w:pPr>
        <w:pStyle w:val="FirstParagraph"/>
      </w:pPr>
      <w:r>
        <w:t xml:space="preserve">While intrinsic rates of growth may vary across species, this formulation implies that the growth of all species is ultimately limited by the finite amount of energy in a region (i.e., as the total population of all species in the system increases towards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year-over-year growth of all species slows). </w:t>
      </w:r>
      <w:commentRangeStart w:id="12"/>
      <w:ins w:id="13" w:author="Koen-Alonso, Mariano (DFO/MPO)" w:date="2025-09-11T13:18:00Z">
        <w:r w:rsidR="00FE217B" w:rsidRPr="00FE217B">
          <w:rPr>
            <w:highlight w:val="yellow"/>
            <w:rPrChange w:id="14" w:author="Koen-Alonso, Mariano (DFO/MPO)" w:date="2025-09-11T13:20:00Z">
              <w:rPr/>
            </w:rPrChange>
          </w:rPr>
          <w:t xml:space="preserve">One important assumption of this formulation is that the biomass </w:t>
        </w:r>
      </w:ins>
      <w:ins w:id="15" w:author="Koen-Alonso, Mariano (DFO/MPO)" w:date="2025-09-11T13:19:00Z">
        <w:r w:rsidR="00FE217B" w:rsidRPr="00FE217B">
          <w:rPr>
            <w:highlight w:val="yellow"/>
            <w:rPrChange w:id="16" w:author="Koen-Alonso, Mariano (DFO/MPO)" w:date="2025-09-11T13:20:00Z">
              <w:rPr/>
            </w:rPrChange>
          </w:rPr>
          <w:t>of all species is considered equivalent in terms of impacting any given species growth rate.</w:t>
        </w:r>
        <w:r w:rsidR="00FE217B">
          <w:t xml:space="preserve"> </w:t>
        </w:r>
      </w:ins>
      <w:ins w:id="17" w:author="Koen-Alonso, Mariano (DFO/MPO)" w:date="2025-09-11T13:18:00Z">
        <w:r w:rsidR="00FE217B">
          <w:t xml:space="preserve"> </w:t>
        </w:r>
      </w:ins>
      <w:commentRangeEnd w:id="12"/>
      <w:ins w:id="18" w:author="Koen-Alonso, Mariano (DFO/MPO)" w:date="2025-09-11T15:56:00Z">
        <w:r w:rsidR="00C93299">
          <w:rPr>
            <w:rStyle w:val="CommentReference"/>
          </w:rPr>
          <w:commentReference w:id="12"/>
        </w:r>
      </w:ins>
      <w:r>
        <w:t>Combining equations (1), (2), and (4), our model becomes</w:t>
      </w:r>
    </w:p>
    <w:p w14:paraId="07981836"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s</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ub>
                                </m:sSub>
                              </m:e>
                            </m:nary>
                          </m:num>
                          <m:den>
                            <m:sSub>
                              <m:sSubPr>
                                <m:ctrlPr>
                                  <w:rPr>
                                    <w:rFonts w:ascii="Cambria Math" w:hAnsi="Cambria Math"/>
                                  </w:rPr>
                                </m:ctrlPr>
                              </m:sSubPr>
                              <m:e>
                                <m:r>
                                  <w:rPr>
                                    <w:rFonts w:ascii="Cambria Math" w:hAnsi="Cambria Math"/>
                                  </w:rPr>
                                  <m:t>K</m:t>
                                </m:r>
                              </m:e>
                              <m:sub>
                                <m:r>
                                  <w:rPr>
                                    <w:rFonts w:ascii="Cambria Math" w:hAnsi="Cambria Math"/>
                                  </w:rPr>
                                  <m:t>Σ</m:t>
                                </m:r>
                              </m:sub>
                            </m:sSub>
                          </m:den>
                        </m:f>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5</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s</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6</m:t>
                    </m:r>
                  </m:e>
                </m:d>
              </m:e>
            </m:mr>
          </m:m>
        </m:oMath>
      </m:oMathPara>
    </w:p>
    <w:p w14:paraId="70E57C7F" w14:textId="4259BCDE" w:rsidR="002B0777" w:rsidRDefault="00000000">
      <w:pPr>
        <w:pStyle w:val="FirstParagraph"/>
      </w:pPr>
      <w:r>
        <w:t xml:space="preserve">The inclusion of multiple species in the model permits the estimation of covariance. While covarying changes may arise from the observation process, we assume that most covariance stems from ecosystem processes. We therefore treat observation errors as independent and normally distributed deviations such that </w:t>
      </w:r>
      <m:oMath>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e>
        </m:d>
      </m:oMath>
      <w:r>
        <w:t xml:space="preserve">, where the standard deviation parameter </w:t>
      </w:r>
      <m:oMath>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oMath>
      <w:r>
        <w:t xml:space="preserve"> represents species- and survey-specific levels of observation error. A more flexible error structure is used to describe the process errors to account for temporal dependencies driven by ecological processes. For instance, species interactions may drive positive or negative population responses resulting from direct or indirect associations. Deviations from expected production may also display temporal dependence if the factors contributing to the process errors change gradually over time. Such inertia may cause positive or negative process errors to persist </w:t>
      </w:r>
      <w:del w:id="19" w:author="Pierre Pepin" w:date="2025-09-04T15:46:00Z">
        <w:r w:rsidDel="00807C66">
          <w:delText>across</w:delText>
        </w:r>
      </w:del>
      <w:ins w:id="20" w:author="Pierre Pepin" w:date="2025-09-04T15:46:00Z">
        <w:r w:rsidR="00807C66">
          <w:t>over</w:t>
        </w:r>
      </w:ins>
      <w:r>
        <w:t xml:space="preserve"> several years. A first-order autoregressive (AR1) process was therefore applied to account for temporal dependence. Both sources of dependence are modeled using a multivariate AR1 process where</w:t>
      </w:r>
    </w:p>
    <w:p w14:paraId="2EE60CC6"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δ</m:t>
                    </m:r>
                  </m:e>
                  <m:sub>
                    <m:r>
                      <w:rPr>
                        <w:rFonts w:ascii="Cambria Math" w:hAnsi="Cambria Math"/>
                      </w:rPr>
                      <m:t>1</m:t>
                    </m:r>
                  </m:sub>
                </m:sSub>
                <m:r>
                  <m:rPr>
                    <m:sty m:val="p"/>
                  </m:rPr>
                  <w:rPr>
                    <w:rFonts w:ascii="Cambria Math" w:hAnsi="Cambria Math"/>
                  </w:rPr>
                  <m:t>∼</m:t>
                </m:r>
              </m:e>
              <m:e>
                <m:r>
                  <w:rPr>
                    <w:rFonts w:ascii="Cambria Math" w:hAnsi="Cambria Math"/>
                  </w:rPr>
                  <m:t> N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e>
              <m:e/>
            </m:mr>
            <m:mr>
              <m:e>
                <m:sSub>
                  <m:sSubPr>
                    <m:ctrlPr>
                      <w:rPr>
                        <w:rFonts w:ascii="Cambria Math" w:hAnsi="Cambria Math"/>
                      </w:rPr>
                    </m:ctrlPr>
                  </m:sSubPr>
                  <m:e>
                    <m:r>
                      <m:rPr>
                        <m:sty m:val="b"/>
                      </m:rPr>
                      <w:rPr>
                        <w:rFonts w:ascii="Cambria Math" w:hAnsi="Cambria Math"/>
                      </w:rPr>
                      <m:t>δ</m:t>
                    </m:r>
                  </m:e>
                  <m:sub>
                    <m:r>
                      <w:rPr>
                        <w:rFonts w:ascii="Cambria Math" w:hAnsi="Cambria Math"/>
                      </w:rPr>
                      <m:t>2</m:t>
                    </m:r>
                  </m:sub>
                </m:sSub>
                <m:r>
                  <m:rPr>
                    <m:sty m:val="p"/>
                  </m:rPr>
                  <w:rPr>
                    <w:rFonts w:ascii="Cambria Math" w:hAnsi="Cambria Math"/>
                  </w:rPr>
                  <m:t>=</m:t>
                </m:r>
              </m:e>
              <m:e>
                <m:r>
                  <w:rPr>
                    <w:rFonts w:ascii="Cambria Math" w:hAnsi="Cambria Math"/>
                  </w:rPr>
                  <m:t> ϕ </m:t>
                </m:r>
                <m:sSub>
                  <m:sSubPr>
                    <m:ctrlPr>
                      <w:rPr>
                        <w:rFonts w:ascii="Cambria Math" w:hAnsi="Cambria Math"/>
                      </w:rPr>
                    </m:ctrlPr>
                  </m:sSubPr>
                  <m:e>
                    <m:r>
                      <m:rPr>
                        <m:sty m:val="b"/>
                      </m:rPr>
                      <w:rPr>
                        <w:rFonts w:ascii="Cambria Math" w:hAnsi="Cambria Math"/>
                      </w:rPr>
                      <m:t>δ</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e>
              <m:e>
                <m:r>
                  <w:rPr>
                    <w:rFonts w:ascii="Cambria Math" w:hAnsi="Cambria Math"/>
                  </w:rPr>
                  <m:t>  </m:t>
                </m:r>
                <m:d>
                  <m:dPr>
                    <m:ctrlPr>
                      <w:rPr>
                        <w:rFonts w:ascii="Cambria Math" w:hAnsi="Cambria Math"/>
                      </w:rPr>
                    </m:ctrlPr>
                  </m:dPr>
                  <m:e>
                    <m:r>
                      <w:rPr>
                        <w:rFonts w:ascii="Cambria Math" w:hAnsi="Cambria Math"/>
                      </w:rPr>
                      <m:t>7</m:t>
                    </m:r>
                  </m:e>
                </m:d>
              </m:e>
            </m:mr>
            <m:mr>
              <m:e>
                <m:sSub>
                  <m:sSubPr>
                    <m:ctrlPr>
                      <w:rPr>
                        <w:rFonts w:ascii="Cambria Math" w:hAnsi="Cambria Math"/>
                      </w:rPr>
                    </m:ctrlPr>
                  </m:sSubPr>
                  <m:e>
                    <m:r>
                      <m:rPr>
                        <m:sty m:val="b"/>
                      </m:rPr>
                      <w:rPr>
                        <w:rFonts w:ascii="Cambria Math" w:hAnsi="Cambria Math"/>
                      </w:rPr>
                      <m:t>δ</m:t>
                    </m:r>
                  </m:e>
                  <m:sub>
                    <m:r>
                      <w:rPr>
                        <w:rFonts w:ascii="Cambria Math" w:hAnsi="Cambria Math"/>
                      </w:rPr>
                      <m:t>y</m:t>
                    </m:r>
                  </m:sub>
                </m:sSub>
                <m:r>
                  <m:rPr>
                    <m:sty m:val="p"/>
                  </m:rPr>
                  <w:rPr>
                    <w:rFonts w:ascii="Cambria Math" w:hAnsi="Cambria Math"/>
                  </w:rPr>
                  <m:t>=</m:t>
                </m:r>
              </m:e>
              <m:e>
                <m:r>
                  <w:rPr>
                    <w:rFonts w:ascii="Cambria Math" w:hAnsi="Cambria Math"/>
                  </w:rPr>
                  <m:t> ϕ </m:t>
                </m:r>
                <m:sSub>
                  <m:sSubPr>
                    <m:ctrlPr>
                      <w:rPr>
                        <w:rFonts w:ascii="Cambria Math" w:hAnsi="Cambria Math"/>
                      </w:rPr>
                    </m:ctrlPr>
                  </m:sSubPr>
                  <m:e>
                    <m:r>
                      <m:rPr>
                        <m:sty m:val="b"/>
                      </m:rP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ε</m:t>
                    </m:r>
                  </m:e>
                  <m:sub>
                    <m:r>
                      <w:rPr>
                        <w:rFonts w:ascii="Cambria Math" w:hAnsi="Cambria Math"/>
                      </w:rPr>
                      <m:t>y</m:t>
                    </m:r>
                  </m:sub>
                </m:sSub>
                <m:r>
                  <m:rPr>
                    <m:sty m:val="p"/>
                  </m:rPr>
                  <w:rPr>
                    <w:rFonts w:ascii="Cambria Math" w:hAnsi="Cambria Math"/>
                  </w:rPr>
                  <m:t>∼</m:t>
                </m:r>
                <m: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Σ</m:t>
                    </m:r>
                  </m:e>
                </m:d>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Y</m:t>
                </m:r>
              </m:e>
              <m:e/>
            </m:mr>
          </m:m>
        </m:oMath>
      </m:oMathPara>
    </w:p>
    <w:p w14:paraId="4A84CC7D" w14:textId="24FC88C1" w:rsidR="002B0777" w:rsidRDefault="00000000">
      <w:pPr>
        <w:pStyle w:val="FirstParagraph"/>
      </w:pPr>
      <w:r>
        <w:t xml:space="preserve">Here </w:t>
      </w:r>
      <m:oMath>
        <m:sSub>
          <m:sSubPr>
            <m:ctrlPr>
              <w:rPr>
                <w:rFonts w:ascii="Cambria Math" w:hAnsi="Cambria Math"/>
              </w:rPr>
            </m:ctrlPr>
          </m:sSubPr>
          <m:e>
            <m:r>
              <m:rPr>
                <m:sty m:val="b"/>
              </m:rPr>
              <w:rPr>
                <w:rFonts w:ascii="Cambria Math" w:hAnsi="Cambria Math"/>
              </w:rPr>
              <m:t>δ</m:t>
            </m:r>
          </m:e>
          <m:sub>
            <m:r>
              <w:rPr>
                <w:rFonts w:ascii="Cambria Math" w:hAnsi="Cambria Math"/>
              </w:rPr>
              <m:t>y</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e>
            </m:d>
          </m:e>
          <m:sup>
            <m:r>
              <m:rPr>
                <m:sty m:val="p"/>
              </m:rPr>
              <w:rPr>
                <w:rFonts w:ascii="Cambria Math" w:hAnsi="Cambria Math"/>
              </w:rPr>
              <m:t>⊤</m:t>
            </m:r>
          </m:sup>
        </m:sSup>
      </m:oMath>
      <w:r>
        <w:t xml:space="preserve"> is the vector of process deviations across species. The parameter </w:t>
      </w:r>
      <m:oMath>
        <m:r>
          <w:rPr>
            <w:rFonts w:ascii="Cambria Math" w:hAnsi="Cambria Math"/>
          </w:rPr>
          <m:t>ϕ</m:t>
        </m:r>
      </m:oMath>
      <w:r>
        <w:t xml:space="preserve"> controls temporal autocorrelation, where values near </w:t>
      </w:r>
      <m:oMath>
        <m:r>
          <w:rPr>
            <w:rFonts w:ascii="Cambria Math" w:hAnsi="Cambria Math"/>
          </w:rPr>
          <m:t>0</m:t>
        </m:r>
      </m:oMath>
      <w:r>
        <w:t xml:space="preserve"> indicate weak persistence and values near </w:t>
      </w:r>
      <m:oMath>
        <m:r>
          <w:rPr>
            <w:rFonts w:ascii="Cambria Math" w:hAnsi="Cambria Math"/>
          </w:rPr>
          <m:t>1</m:t>
        </m:r>
      </m:oMath>
      <w:r>
        <w:t xml:space="preserve"> indicate strong persistence. Although different species may </w:t>
      </w:r>
      <w:del w:id="21" w:author="Pierre Pepin" w:date="2025-09-04T15:48:00Z">
        <w:r w:rsidDel="00007AB2">
          <w:delText xml:space="preserve">in reality </w:delText>
        </w:r>
      </w:del>
      <w:r>
        <w:t xml:space="preserve">exhibit different levels of temporal correlation, a single </w:t>
      </w:r>
      <m:oMath>
        <m:r>
          <w:rPr>
            <w:rFonts w:ascii="Cambria Math" w:hAnsi="Cambria Math"/>
          </w:rPr>
          <m:t>ϕ</m:t>
        </m:r>
      </m:oMath>
      <w:r>
        <w:t xml:space="preserve"> is assumed to avoid over-parameterization. Nevertheless, effective differences in temporal correlation among species can still emerge through the covariance matrix </w:t>
      </w:r>
      <m:oMath>
        <m:r>
          <m:rPr>
            <m:sty m:val="b"/>
          </m:rPr>
          <w:rPr>
            <w:rFonts w:ascii="Cambria Math" w:hAnsi="Cambria Math"/>
          </w:rPr>
          <m:t>Σ</m:t>
        </m:r>
      </m:oMath>
      <w:r>
        <w:t>, which captures cross-species dependence:</w:t>
      </w:r>
    </w:p>
    <w:p w14:paraId="63A5B8F7"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b"/>
                  </m:rPr>
                  <w:rPr>
                    <w:rFonts w:ascii="Cambria Math" w:hAnsi="Cambria Math"/>
                  </w:rPr>
                  <m:t>Σ</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e>
                        <m:e>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1</m:t>
                              </m:r>
                              <m:r>
                                <m:rPr>
                                  <m:sty m:val="p"/>
                                </m:rPr>
                                <w:rPr>
                                  <w:rFonts w:ascii="Cambria Math" w:hAnsi="Cambria Math"/>
                                </w:rPr>
                                <m:t>,</m:t>
                              </m:r>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1</m:t>
                              </m:r>
                              <m:r>
                                <m:rPr>
                                  <m:sty m:val="p"/>
                                </m:rPr>
                                <w:rPr>
                                  <w:rFonts w:ascii="Cambria Math" w:hAnsi="Cambria Math"/>
                                </w:rPr>
                                <m:t>,</m:t>
                              </m:r>
                              <m:r>
                                <w:rPr>
                                  <w:rFonts w:ascii="Cambria Math" w:hAnsi="Cambria Math"/>
                                </w:rPr>
                                <m:t>S</m:t>
                              </m:r>
                            </m:sub>
                          </m:sSub>
                        </m:e>
                      </m:mr>
                      <m:mr>
                        <m:e>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2</m:t>
                              </m:r>
                              <m:r>
                                <m:rPr>
                                  <m:sty m:val="p"/>
                                </m:rPr>
                                <w:rPr>
                                  <w:rFonts w:ascii="Cambria Math" w:hAnsi="Cambria Math"/>
                                </w:rPr>
                                <m:t>,</m:t>
                              </m:r>
                              <m:r>
                                <w:rPr>
                                  <w:rFonts w:ascii="Cambria Math" w:hAnsi="Cambria Math"/>
                                </w:rPr>
                                <m:t>1</m:t>
                              </m:r>
                            </m:sub>
                          </m:sSub>
                        </m:e>
                        <m:e>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e>
                        <m:e>
                          <m:r>
                            <m:rPr>
                              <m:sty m:val="p"/>
                            </m:rP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2</m:t>
                              </m:r>
                              <m:r>
                                <m:rPr>
                                  <m:sty m:val="p"/>
                                </m:rPr>
                                <w:rPr>
                                  <w:rFonts w:ascii="Cambria Math" w:hAnsi="Cambria Math"/>
                                </w:rPr>
                                <m:t>,</m:t>
                              </m:r>
                              <m:r>
                                <w:rPr>
                                  <w:rFonts w:ascii="Cambria Math" w:hAnsi="Cambria Math"/>
                                </w:rPr>
                                <m:t>S</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σ</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2</m:t>
                              </m:r>
                            </m:sub>
                          </m:sSub>
                        </m:e>
                        <m:e>
                          <m:r>
                            <m:rPr>
                              <m:sty m:val="p"/>
                            </m:rPr>
                            <w:rPr>
                              <w:rFonts w:ascii="Cambria Math" w:hAnsi="Cambria Math"/>
                            </w:rPr>
                            <m:t>…</m:t>
                          </m:r>
                        </m:e>
                        <m:e>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e>
                      </m:mr>
                    </m:m>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8</m:t>
                    </m:r>
                  </m:e>
                </m:d>
              </m:e>
            </m:mr>
          </m:m>
        </m:oMath>
      </m:oMathPara>
    </w:p>
    <w:p w14:paraId="67B5C899" w14:textId="77777777" w:rsidR="002B0777" w:rsidRDefault="00000000">
      <w:pPr>
        <w:pStyle w:val="FirstParagraph"/>
      </w:pPr>
      <w:r>
        <w:t xml:space="preserve">Species-to-species correlations are described by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ub>
        </m:sSub>
      </m:oMath>
      <w:r>
        <w:t xml:space="preserve">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with values between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representing negative to positive association. This flexible structure allows the testing of alternative hypotheses that process errors are independent through time or across species (</w:t>
      </w:r>
      <m:oMath>
        <m:r>
          <w:rPr>
            <w:rFonts w:ascii="Cambria Math" w:hAnsi="Cambria Math"/>
          </w:rPr>
          <m:t>ϕ</m:t>
        </m:r>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The possibility that process errors are similarly correlated across all species may also be tested by estimating only one </w:t>
      </w:r>
      <m:oMath>
        <m:r>
          <w:rPr>
            <w:rFonts w:ascii="Cambria Math" w:hAnsi="Cambria Math"/>
          </w:rPr>
          <m:t>ρ</m:t>
        </m:r>
      </m:oMath>
      <w:r>
        <w:t xml:space="preserve"> parameter. Finally, the magnitude of the process error deviations is controlled by the species-specific standard deviation parameters,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w:t>
      </w:r>
    </w:p>
    <w:p w14:paraId="43DD92DD" w14:textId="77777777" w:rsidR="002B0777" w:rsidRDefault="00000000">
      <w:pPr>
        <w:pStyle w:val="BodyText"/>
      </w:pPr>
      <w:r>
        <w:t xml:space="preserve">In implementation, </w:t>
      </w:r>
      <m:oMath>
        <m:r>
          <m:rPr>
            <m:sty m:val="b"/>
          </m:rPr>
          <w:rPr>
            <w:rFonts w:ascii="Cambria Math" w:hAnsi="Cambria Math"/>
          </w:rPr>
          <m:t>Σ</m:t>
        </m:r>
      </m:oMath>
      <w:r>
        <w:t xml:space="preserve"> is parameterized as </w:t>
      </w:r>
      <m:oMath>
        <m:r>
          <m:rPr>
            <m:sty m:val="b"/>
          </m:rPr>
          <w:rPr>
            <w:rFonts w:ascii="Cambria Math" w:hAnsi="Cambria Math"/>
          </w:rPr>
          <m:t>D</m:t>
        </m:r>
        <m:r>
          <w:rPr>
            <w:rFonts w:ascii="Cambria Math" w:hAnsi="Cambria Math"/>
          </w:rPr>
          <m:t> </m:t>
        </m:r>
        <m:r>
          <m:rPr>
            <m:sty m:val="b"/>
          </m:rPr>
          <w:rPr>
            <w:rFonts w:ascii="Cambria Math" w:hAnsi="Cambria Math"/>
          </w:rPr>
          <m:t>R</m:t>
        </m:r>
        <m:r>
          <w:rPr>
            <w:rFonts w:ascii="Cambria Math" w:hAnsi="Cambria Math"/>
          </w:rPr>
          <m:t> </m:t>
        </m:r>
        <m:r>
          <m:rPr>
            <m:sty m:val="b"/>
          </m:rPr>
          <w:rPr>
            <w:rFonts w:ascii="Cambria Math" w:hAnsi="Cambria Math"/>
          </w:rPr>
          <m:t>D</m:t>
        </m:r>
      </m:oMath>
      <w:r>
        <w:t xml:space="preserve">, where </w:t>
      </w:r>
      <m:oMath>
        <m:r>
          <m:rPr>
            <m:sty m:val="b"/>
          </m:rPr>
          <w:rPr>
            <w:rFonts w:ascii="Cambria Math" w:hAnsi="Cambria Math"/>
          </w:rPr>
          <m:t>D</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e>
        </m:d>
      </m:oMath>
      <w:r>
        <w:t xml:space="preserve"> and </w:t>
      </w:r>
      <m:oMath>
        <m:r>
          <m:rPr>
            <m:sty m:val="b"/>
          </m:rPr>
          <w:rPr>
            <w:rFonts w:ascii="Cambria Math" w:hAnsi="Cambria Math"/>
          </w:rPr>
          <m:t>R</m:t>
        </m:r>
        <m:r>
          <m:rPr>
            <m:sty m:val="p"/>
          </m:rPr>
          <w:rPr>
            <w:rFonts w:ascii="Cambria Math" w:hAnsi="Cambria Math"/>
          </w:rPr>
          <m:t>=</m:t>
        </m:r>
        <m:r>
          <m:rPr>
            <m:sty m:val="b"/>
          </m:rPr>
          <w:rPr>
            <w:rFonts w:ascii="Cambria Math" w:hAnsi="Cambria Math"/>
          </w:rPr>
          <m:t>L</m:t>
        </m:r>
        <m:sSup>
          <m:sSupPr>
            <m:ctrlPr>
              <w:rPr>
                <w:rFonts w:ascii="Cambria Math" w:hAnsi="Cambria Math"/>
              </w:rPr>
            </m:ctrlPr>
          </m:sSupPr>
          <m:e>
            <m:r>
              <m:rPr>
                <m:sty m:val="b"/>
              </m:rPr>
              <w:rPr>
                <w:rFonts w:ascii="Cambria Math" w:hAnsi="Cambria Math"/>
              </w:rPr>
              <m:t>L</m:t>
            </m:r>
          </m:e>
          <m:sup>
            <m:r>
              <m:rPr>
                <m:sty m:val="p"/>
              </m:rPr>
              <w:rPr>
                <w:rFonts w:ascii="Cambria Math" w:hAnsi="Cambria Math"/>
              </w:rPr>
              <m:t>⊤</m:t>
            </m:r>
          </m:sup>
        </m:sSup>
      </m:oMath>
      <w:r>
        <w:t xml:space="preserve"> is a correlation matrix obtained from a Cholesky factor </w:t>
      </w:r>
      <m:oMath>
        <m:r>
          <m:rPr>
            <m:sty m:val="b"/>
          </m:rPr>
          <w:rPr>
            <w:rFonts w:ascii="Cambria Math" w:hAnsi="Cambria Math"/>
          </w:rPr>
          <m:t>L</m:t>
        </m:r>
      </m:oMath>
      <w:r>
        <w:t xml:space="preserve"> constructed from unconstrained parameters. This formulation ensures that </w:t>
      </w:r>
      <m:oMath>
        <m:r>
          <m:rPr>
            <m:sty m:val="b"/>
          </m:rPr>
          <w:rPr>
            <w:rFonts w:ascii="Cambria Math" w:hAnsi="Cambria Math"/>
          </w:rPr>
          <m:t>Σ</m:t>
        </m:r>
      </m:oMath>
      <w:r>
        <w:t xml:space="preserve"> is positive definite.</w:t>
      </w:r>
    </w:p>
    <w:p w14:paraId="2657F6BD" w14:textId="77777777" w:rsidR="002B0777" w:rsidRDefault="00000000">
      <w:pPr>
        <w:pStyle w:val="BodyText"/>
      </w:pPr>
      <w:r>
        <w:t xml:space="preserve">Minor extensions of the formulation also permit the fitting of covariates which may describe an underlying linear effect. </w:t>
      </w:r>
      <w:commentRangeStart w:id="22"/>
      <w:r>
        <w:t xml:space="preserve">Two options were implemented, one that affects the process errors by substituting </w:t>
      </w:r>
      <m:oMath>
        <m:sSup>
          <m:sSupPr>
            <m:ctrlPr>
              <w:rPr>
                <w:rFonts w:ascii="Cambria Math" w:hAnsi="Cambria Math"/>
              </w:rPr>
            </m:ctrlPr>
          </m:sSupPr>
          <m:e>
            <m:r>
              <w:rPr>
                <w:rFonts w:ascii="Cambria Math" w:hAnsi="Cambria Math"/>
              </w:rPr>
              <m:t>e</m:t>
            </m:r>
          </m:e>
          <m:sup>
            <m:r>
              <w:rPr>
                <w:rFonts w:ascii="Cambria Math" w:hAnsi="Cambria Math"/>
              </w:rPr>
              <m:t>δy</m:t>
            </m:r>
            <m:r>
              <m:rPr>
                <m:sty m:val="p"/>
              </m:rPr>
              <w:rPr>
                <w:rFonts w:ascii="Cambria Math" w:hAnsi="Cambria Math"/>
              </w:rPr>
              <m:t>,</m:t>
            </m:r>
            <m:r>
              <w:rPr>
                <w:rFonts w:ascii="Cambria Math" w:hAnsi="Cambria Math"/>
              </w:rPr>
              <m:t>s</m:t>
            </m:r>
          </m:sup>
        </m:sSup>
      </m:oMath>
      <w:r>
        <w:t xml:space="preserve"> in equation (5) with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δ</m:t>
                </m:r>
              </m:sub>
            </m:sSub>
            <m:sSubSup>
              <m:sSubSupPr>
                <m:ctrlPr>
                  <w:rPr>
                    <w:rFonts w:ascii="Cambria Math" w:hAnsi="Cambria Math"/>
                  </w:rPr>
                </m:ctrlPr>
              </m:sSubSupPr>
              <m:e>
                <m:r>
                  <w:rPr>
                    <w:rFonts w:ascii="Cambria Math" w:hAnsi="Cambria Math"/>
                  </w:rPr>
                  <m:t>X</m:t>
                </m:r>
              </m:e>
              <m:sub>
                <m:r>
                  <w:rPr>
                    <w:rFonts w:ascii="Cambria Math" w:hAnsi="Cambria Math"/>
                  </w:rPr>
                  <m:t>y</m:t>
                </m:r>
                <m:r>
                  <m:rPr>
                    <m:sty m:val="p"/>
                  </m:rPr>
                  <w:rPr>
                    <w:rFonts w:ascii="Cambria Math" w:hAnsi="Cambria Math"/>
                  </w:rPr>
                  <m:t>,</m:t>
                </m:r>
                <m:r>
                  <w:rPr>
                    <w:rFonts w:ascii="Cambria Math" w:hAnsi="Cambria Math"/>
                  </w:rPr>
                  <m:t>s</m:t>
                </m:r>
              </m:sub>
              <m:sup>
                <m:r>
                  <w:rPr>
                    <w:rFonts w:ascii="Cambria Math" w:hAnsi="Cambria Math"/>
                  </w:rPr>
                  <m:t>δ</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oMath>
      <w:r>
        <w:t xml:space="preserve">, and another that affects the carrying capacity by substituting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in equation (5) with </w:t>
      </w:r>
      <m:oMath>
        <m:sSub>
          <m:sSubPr>
            <m:ctrlPr>
              <w:rPr>
                <w:rFonts w:ascii="Cambria Math" w:hAnsi="Cambria Math"/>
              </w:rPr>
            </m:ctrlPr>
          </m:sSubPr>
          <m:e>
            <m:r>
              <w:rPr>
                <w:rFonts w:ascii="Cambria Math" w:hAnsi="Cambria Math"/>
              </w:rPr>
              <m:t>K</m:t>
            </m:r>
          </m:e>
          <m:sub>
            <m:r>
              <w:rPr>
                <w:rFonts w:ascii="Cambria Math" w:hAnsi="Cambria Math"/>
              </w:rPr>
              <m:t>Σ</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X</m:t>
                </m:r>
              </m:e>
              <m:sub>
                <m:r>
                  <w:rPr>
                    <w:rFonts w:ascii="Cambria Math" w:hAnsi="Cambria Math"/>
                  </w:rPr>
                  <m:t>y</m:t>
                </m:r>
              </m:sub>
              <m:sup>
                <m:r>
                  <w:rPr>
                    <w:rFonts w:ascii="Cambria Math" w:hAnsi="Cambria Math"/>
                  </w:rPr>
                  <m:t>K</m:t>
                </m:r>
              </m:sup>
            </m:sSubSup>
          </m:sup>
        </m:sSup>
      </m:oMath>
      <w:r>
        <w:t xml:space="preserve">, where </w:t>
      </w:r>
      <m:oMath>
        <m:r>
          <w:rPr>
            <w:rFonts w:ascii="Cambria Math" w:hAnsi="Cambria Math"/>
          </w:rPr>
          <m:t>β</m:t>
        </m:r>
      </m:oMath>
      <w:r>
        <w:t xml:space="preserve"> parameters capture linear effects of covariates included in design matrices, </w:t>
      </w:r>
      <m:oMath>
        <m:r>
          <w:rPr>
            <w:rFonts w:ascii="Cambria Math" w:hAnsi="Cambria Math"/>
          </w:rPr>
          <m:t>X</m:t>
        </m:r>
      </m:oMath>
      <w:r>
        <w:t>. The idea is that some factors may affect positive or negative changes in the populations while others may affect change in the total carrying capacity of the system. A covariate option for intrinsic rates of increase was not implemented since one goal of this model is to obtain estimates of this vital rate, which is not expected to change rapidly as it is shaped by natural selection (</w:t>
      </w:r>
      <w:hyperlink w:anchor="ref-hutchings2021">
        <w:r w:rsidR="002B0777">
          <w:rPr>
            <w:rStyle w:val="Hyperlink"/>
          </w:rPr>
          <w:t>Hutchings, 2021</w:t>
        </w:r>
      </w:hyperlink>
      <w:r>
        <w:t xml:space="preserve">). </w:t>
      </w:r>
      <w:commentRangeEnd w:id="22"/>
      <w:r w:rsidR="00702F78">
        <w:rPr>
          <w:rStyle w:val="CommentReference"/>
        </w:rPr>
        <w:commentReference w:id="22"/>
      </w:r>
      <w:r>
        <w:t xml:space="preserve">The formulation was also modified to fit the single-species Schaefer production function by dropping the summation of biomass in equation (5) and estimating species-specific carrying capacities,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rather than a system level carrying capacity,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(i.e., apply equation (3) indexed by species).</w:t>
      </w:r>
    </w:p>
    <w:p w14:paraId="17A16AF5" w14:textId="77777777" w:rsidR="002B0777" w:rsidRDefault="00000000">
      <w:pPr>
        <w:pStyle w:val="Heading2"/>
      </w:pPr>
      <w:bookmarkStart w:id="23" w:name="statistical-framework"/>
      <w:bookmarkEnd w:id="11"/>
      <w:r>
        <w:t>Statistical framework</w:t>
      </w:r>
    </w:p>
    <w:p w14:paraId="2690F89F" w14:textId="7E621795" w:rsidR="002B0777" w:rsidRDefault="00000000">
      <w:pPr>
        <w:pStyle w:val="FirstParagraph"/>
      </w:pPr>
      <w:r>
        <w:t xml:space="preserve">This model was implemented using template model builder (TMB; </w:t>
      </w:r>
      <w:hyperlink w:anchor="ref-kristensen2015">
        <w:r w:rsidR="002B0777">
          <w:rPr>
            <w:rStyle w:val="Hyperlink"/>
          </w:rPr>
          <w:t>Kristensen et al., 2016</w:t>
        </w:r>
      </w:hyperlink>
      <w:r>
        <w:t>), which is a R (</w:t>
      </w:r>
      <w:hyperlink w:anchor="ref-R">
        <w:r w:rsidR="002B0777">
          <w:rPr>
            <w:rStyle w:val="Hyperlink"/>
          </w:rPr>
          <w:t>R Core Team, 2021</w:t>
        </w:r>
      </w:hyperlink>
      <w:r>
        <w:t xml:space="preserve">) package that enables the fitting of complex nonlinear random effects such as the latent </w:t>
      </w:r>
      <m:oMath>
        <m:r>
          <w:rPr>
            <w:rFonts w:ascii="Cambria Math" w:hAnsi="Cambria Math"/>
          </w:rPr>
          <m:t>B</m:t>
        </m:r>
      </m:oMath>
      <w:r>
        <w:t xml:space="preserve"> variable in state-space production models (equation (1)). Such variables are not directly measured but are inferred indirectly via observed values. Data fitting is accomplished using a combination of Laplace approximation and automatic differentiation to evaluate the joint likelihood (</w:t>
      </w:r>
      <w:hyperlink w:anchor="ref-kristensen2015">
        <w:r w:rsidR="002B0777">
          <w:rPr>
            <w:rStyle w:val="Hyperlink"/>
          </w:rPr>
          <w:t>Kristensen et al., 2016</w:t>
        </w:r>
      </w:hyperlink>
      <w:r>
        <w:t>). Like the production model described by Pedersen et al. (</w:t>
      </w:r>
      <w:hyperlink w:anchor="ref-pedersen2017">
        <w:r w:rsidR="002B0777">
          <w:rPr>
            <w:rStyle w:val="Hyperlink"/>
          </w:rPr>
          <w:t>2017</w:t>
        </w:r>
      </w:hyperlink>
      <w:r>
        <w:t xml:space="preserve">), both frequentist and Bayesian inference of model parameters are possible. In development, we found that estimation of parameters was generally more successful when vaguely informative priors were specified, and in some cases, not </w:t>
      </w:r>
      <w:del w:id="24" w:author="Koen-Alonso, Mariano (DFO/MPO)" w:date="2025-09-11T13:25:00Z">
        <w:r w:rsidDel="00FE217B">
          <w:delText>estimatable</w:delText>
        </w:r>
      </w:del>
      <w:ins w:id="25" w:author="Koen-Alonso, Mariano (DFO/MPO)" w:date="2025-09-11T13:25:00Z">
        <w:r w:rsidR="00FE217B">
          <w:t>estimable</w:t>
        </w:r>
      </w:ins>
      <w:r>
        <w:t xml:space="preserve"> when unconstrained.</w:t>
      </w:r>
    </w:p>
    <w:p w14:paraId="229EA768" w14:textId="77777777" w:rsidR="002B0777" w:rsidRDefault="00000000">
      <w:pPr>
        <w:pStyle w:val="Heading2"/>
      </w:pPr>
      <w:bookmarkStart w:id="26" w:name="case-study"/>
      <w:bookmarkEnd w:id="23"/>
      <w:r>
        <w:t>Case study</w:t>
      </w:r>
    </w:p>
    <w:p w14:paraId="3B890ABC" w14:textId="77777777" w:rsidR="002B0777" w:rsidRDefault="00000000">
      <w:pPr>
        <w:pStyle w:val="Heading3"/>
      </w:pPr>
      <w:bookmarkStart w:id="27" w:name="data"/>
      <w:r>
        <w:t>Data</w:t>
      </w:r>
    </w:p>
    <w:p w14:paraId="136DB2DB" w14:textId="77777777" w:rsidR="002B0777" w:rsidRDefault="00000000">
      <w:pPr>
        <w:pStyle w:val="FirstParagraph"/>
      </w:pPr>
      <w:r>
        <w:t>The multispecies production model described above requires two basic inputs for each species: a time-series of catch (</w:t>
      </w:r>
      <m:oMath>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(5)), and an index of population size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(6)). The Northwest Atlantic Fisheries Organization (NAFO) and Fisheries and Oceans Canada (DFO) have been collecting and curating such information for multiple fish populations along the shelves of Newfoundland and Labrador (NL) since the 1970s. The communities inhabiting these shelves can be divided into several regions with distinct productivity [i.e. ecosystem production units; Pepin et al. (</w:t>
      </w:r>
      <w:hyperlink w:anchor="ref-pepin2014">
        <w:r w:rsidR="002B0777">
          <w:rPr>
            <w:rStyle w:val="Hyperlink"/>
          </w:rPr>
          <w:t>2014</w:t>
        </w:r>
      </w:hyperlink>
      <w:r>
        <w:t>)]. For our case study, we tallied catch data and calculated survey indices of multiple demersal fish populations from three regions (Figure 1): 1) the Northeast NL Shelf (NAFO divisions 2J3K), 2) the Grand Bank (NAFO divisions 3LNO), and 3) Southern NL (NAFO sub-division 3Ps).</w:t>
      </w:r>
    </w:p>
    <w:p w14:paraId="727325E4" w14:textId="2F94F22E" w:rsidR="002B0777" w:rsidRDefault="00000000">
      <w:pPr>
        <w:pStyle w:val="BodyText"/>
      </w:pPr>
      <w:r>
        <w:t>Catch data were extracted from NAFO’s STATLANT 21A database (</w:t>
      </w:r>
      <w:hyperlink r:id="rId12">
        <w:r w:rsidR="002B0777">
          <w:rPr>
            <w:rStyle w:val="Hyperlink"/>
          </w:rPr>
          <w:t>https://www.nafo.int/Data/STATLANT-21A</w:t>
        </w:r>
      </w:hyperlink>
      <w:r>
        <w:t>, accessed 2022-01-21) and aggregated by region, species, and year. Survey indices were derived from the standardized, stratified random bottom-trawl surveys conducted each spring and fall by DFO; one of the largest fisheries-independent surveys in the world, covering more than 500,000 km</w:t>
      </w:r>
      <w:r>
        <w:rPr>
          <w:vertAlign w:val="superscript"/>
        </w:rPr>
        <w:t>2</w:t>
      </w:r>
      <w:r>
        <w:t xml:space="preserve"> annually (roughly the size of Sweden or the Yukon, Canada) to depths up to 1500 m. Since the inception of this program in 1971, survey platforms and protocols have undergone a series of changes that affect the continuity of the data collected in each region and season. A Yankee then Engel otter trawl, with nets designed to catch large demersal fish, were used from 1971 to 1994. Starting in the fall of 1995 survey gear was changed to a Campelen shrimp trawl with a small mesh codend, which allowed a broader range of species and size groups to be captured (</w:t>
      </w:r>
      <w:hyperlink w:anchor="ref-chadwick2007">
        <w:r w:rsidR="002B0777">
          <w:rPr>
            <w:rStyle w:val="Hyperlink"/>
          </w:rPr>
          <w:t>Chadwick et al., 2007</w:t>
        </w:r>
      </w:hyperlink>
      <w:r>
        <w:t xml:space="preserve">). Within each era of the survey (Yankee, Engel, or Campelen) and for each season and region, samples used in this study were limited to strata that were </w:t>
      </w:r>
      <w:del w:id="28" w:author="Pierre Pepin" w:date="2025-09-04T15:50:00Z">
        <w:r w:rsidDel="004D1E06">
          <w:delText xml:space="preserve">covered </w:delText>
        </w:r>
      </w:del>
      <w:ins w:id="29" w:author="Pierre Pepin" w:date="2025-09-04T15:50:00Z">
        <w:r w:rsidR="004D1E06">
          <w:t xml:space="preserve">sampled </w:t>
        </w:r>
      </w:ins>
      <w:r>
        <w:t xml:space="preserve">most years (&gt; 80%) and to species found across more than 10% of these core strata. This often resulted in the exclusion of strata &gt;750 m </w:t>
      </w:r>
      <w:del w:id="30" w:author="Pierre Pepin" w:date="2025-09-04T15:51:00Z">
        <w:r w:rsidDel="001C6F29">
          <w:delText xml:space="preserve">as </w:delText>
        </w:r>
      </w:del>
      <w:ins w:id="31" w:author="Pierre Pepin" w:date="2025-09-04T15:51:00Z">
        <w:r w:rsidR="001C6F29">
          <w:t xml:space="preserve">because </w:t>
        </w:r>
      </w:ins>
      <w:r>
        <w:t xml:space="preserve">these areas have been inconsistently </w:t>
      </w:r>
      <w:del w:id="32" w:author="Pierre Pepin" w:date="2025-09-04T15:51:00Z">
        <w:r w:rsidDel="001C6F29">
          <w:delText xml:space="preserve">covered </w:delText>
        </w:r>
      </w:del>
      <w:ins w:id="33" w:author="Pierre Pepin" w:date="2025-09-04T15:51:00Z">
        <w:r w:rsidR="001C6F29">
          <w:t xml:space="preserve">sampled </w:t>
        </w:r>
      </w:ins>
      <w:r>
        <w:t>by the survey. Stratified analyses (</w:t>
      </w:r>
      <w:hyperlink w:anchor="ref-smith1981">
        <w:r w:rsidR="002B0777">
          <w:rPr>
            <w:rStyle w:val="Hyperlink"/>
          </w:rPr>
          <w:t>Smith and Somerton, 1981</w:t>
        </w:r>
      </w:hyperlink>
      <w:r>
        <w:t>) were then conducted on the remaining species to obtain indices of total biomass. To minimize bias introduced by inconsistent survey coverage, indices from years where more than 20% of the biomass was likely missed, inferred from time averaged percent occupancy within strata, were excluded from our analysis [</w:t>
      </w:r>
      <w:r>
        <w:rPr>
          <w:i/>
          <w:iCs/>
        </w:rPr>
        <w:t>sensu</w:t>
      </w:r>
      <w:r>
        <w:t xml:space="preserve"> NAFO guidelines; page 10, NAFO (</w:t>
      </w:r>
      <w:hyperlink w:anchor="ref-nafo2019">
        <w:r w:rsidR="002B0777">
          <w:rPr>
            <w:rStyle w:val="Hyperlink"/>
          </w:rPr>
          <w:t>2019</w:t>
        </w:r>
      </w:hyperlink>
      <w:r>
        <w:t>)]. Finally, species were ranked by cumulative commercial catch and limited to the seven most commonly caught species, or species group when catch was not consistently distinguished by species, within each region. On the Northeast NL Shelf, the included species were Redfish spp. (</w:t>
      </w:r>
      <w:r>
        <w:rPr>
          <w:i/>
          <w:iCs/>
        </w:rPr>
        <w:t>Sebastes fasciatus</w:t>
      </w:r>
      <w:r>
        <w:t xml:space="preserve"> and </w:t>
      </w:r>
      <w:r>
        <w:rPr>
          <w:i/>
          <w:iCs/>
        </w:rPr>
        <w:t>Sebastes mentella</w:t>
      </w:r>
      <w:r>
        <w:t xml:space="preserve"> combined), Wolffish spp. (</w:t>
      </w:r>
      <w:r>
        <w:rPr>
          <w:i/>
          <w:iCs/>
        </w:rPr>
        <w:t>Anarhichas lupus</w:t>
      </w:r>
      <w:r>
        <w:t xml:space="preserve"> and </w:t>
      </w:r>
      <w:r>
        <w:rPr>
          <w:i/>
          <w:iCs/>
        </w:rPr>
        <w:t>Anarhichas minor</w:t>
      </w:r>
      <w:r>
        <w:t xml:space="preserve"> combined), Witch Flounder (</w:t>
      </w:r>
      <w:r>
        <w:rPr>
          <w:i/>
          <w:iCs/>
        </w:rPr>
        <w:t>Glyptocephalus cynoglossus</w:t>
      </w:r>
      <w:r>
        <w:t>), American Plaice (</w:t>
      </w:r>
      <w:r>
        <w:rPr>
          <w:i/>
          <w:iCs/>
        </w:rPr>
        <w:t>Hippoglossoides platessoides</w:t>
      </w:r>
      <w:r>
        <w:t>), Greenland Halibut (</w:t>
      </w:r>
      <w:r>
        <w:rPr>
          <w:i/>
          <w:iCs/>
        </w:rPr>
        <w:t>Reinhardtius hippoglossoides</w:t>
      </w:r>
      <w:r>
        <w:t>), Atlantic Cod (</w:t>
      </w:r>
      <w:r>
        <w:rPr>
          <w:i/>
          <w:iCs/>
        </w:rPr>
        <w:t>Gadus morhua</w:t>
      </w:r>
      <w:r>
        <w:t>), and Skate spp. (</w:t>
      </w:r>
      <w:r>
        <w:rPr>
          <w:i/>
          <w:iCs/>
        </w:rPr>
        <w:t>Amblyraja radiata</w:t>
      </w:r>
      <w:r>
        <w:t xml:space="preserve"> and </w:t>
      </w:r>
      <w:r>
        <w:rPr>
          <w:i/>
          <w:iCs/>
        </w:rPr>
        <w:t>Malacoraja senta</w:t>
      </w:r>
      <w:r>
        <w:t xml:space="preserve"> combined). On the Grand Bank, the included species were Redfish spp., Yellowtail Flounder (</w:t>
      </w:r>
      <w:r>
        <w:rPr>
          <w:i/>
          <w:iCs/>
        </w:rPr>
        <w:t>Myzopsetta ferruginea</w:t>
      </w:r>
      <w:r>
        <w:t>), American Plaice, Greenland Halibut, Haddock (</w:t>
      </w:r>
      <w:r>
        <w:rPr>
          <w:i/>
          <w:iCs/>
        </w:rPr>
        <w:t>Melanogrammus aeglefinus</w:t>
      </w:r>
      <w:r>
        <w:t>), and Atlantic Cod. Finally, along Southern NL, the species included were Redfish spp., Witch Flounder, American Plaice, White hake (</w:t>
      </w:r>
      <w:r>
        <w:rPr>
          <w:i/>
          <w:iCs/>
        </w:rPr>
        <w:t>Urophycis tenuis</w:t>
      </w:r>
      <w:r>
        <w:t>), Haddock, Atlantic Cod, and Skate spp.</w:t>
      </w:r>
    </w:p>
    <w:p w14:paraId="46818DB8" w14:textId="77777777" w:rsidR="002B0777" w:rsidRDefault="00000000">
      <w:pPr>
        <w:pStyle w:val="Heading3"/>
      </w:pPr>
      <w:bookmarkStart w:id="34" w:name="priors"/>
      <w:bookmarkEnd w:id="27"/>
      <w:r>
        <w:t>Priors</w:t>
      </w:r>
    </w:p>
    <w:p w14:paraId="7326A947" w14:textId="77777777" w:rsidR="002B0777" w:rsidRDefault="00000000">
      <w:pPr>
        <w:pStyle w:val="FirstParagraph"/>
      </w:pPr>
      <w:r>
        <w:t>For simplicity, all priors were normally distributed and, in most cases, upper and lower inflection points (</w:t>
      </w:r>
      <m:oMath>
        <m:r>
          <w:rPr>
            <w:rFonts w:ascii="Cambria Math" w:hAnsi="Cambria Math"/>
          </w:rPr>
          <m:t>μ</m:t>
        </m:r>
        <m:r>
          <m:rPr>
            <m:sty m:val="p"/>
          </m:rPr>
          <w:rPr>
            <w:rFonts w:ascii="Cambria Math" w:hAnsi="Cambria Math"/>
          </w:rPr>
          <m:t>±</m:t>
        </m:r>
        <m:r>
          <w:rPr>
            <w:rFonts w:ascii="Cambria Math" w:hAnsi="Cambria Math"/>
          </w:rPr>
          <m:t>σ</m:t>
        </m:r>
      </m:oMath>
      <w:r>
        <w:t>; ~68% of the total area under the curve) of each normal prior were defined using values in log or logit space. Upper and lower values were based on previous research or knowledge to impose fairly generic and vaguely informative priors. Interactive dashboards accompanying this paper provide visualizations of the priors and posteriors for core parameters (Supplement 1); here we summarize their parameterization and report the ranges used to define each prior.</w:t>
      </w:r>
    </w:p>
    <w:p w14:paraId="2D38F60A" w14:textId="77777777" w:rsidR="002B0777" w:rsidRDefault="00000000">
      <w:pPr>
        <w:pStyle w:val="Heading4"/>
      </w:pPr>
      <w:bookmarkStart w:id="35" w:name="Xe2c06d4e394bc9e9fe771990bd7efb8518aca55"/>
      <w:r>
        <w:rPr>
          <w:i/>
          <w:iCs/>
        </w:rPr>
        <w:t xml:space="preserve">Intrinsic growth rate,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i/>
          <w:iCs/>
        </w:rPr>
        <w:t xml:space="preserve">, and carrying capacity, </w:t>
      </w:r>
      <m:oMath>
        <m:r>
          <w:rPr>
            <w:rFonts w:ascii="Cambria Math" w:hAnsi="Cambria Math"/>
          </w:rPr>
          <m:t>K</m:t>
        </m:r>
      </m:oMath>
    </w:p>
    <w:p w14:paraId="7D43B12D" w14:textId="77777777" w:rsidR="002B0777" w:rsidRDefault="00000000">
      <w:pPr>
        <w:pStyle w:val="FirstParagraph"/>
      </w:pPr>
      <w:r>
        <w:t>To capture a broad range of intrinsic growth rates (</w:t>
      </w:r>
      <w:hyperlink w:anchor="ref-thorson2020">
        <w:r w:rsidR="002B0777">
          <w:rPr>
            <w:rStyle w:val="Hyperlink"/>
          </w:rPr>
          <w:t>Thorson, 2020</w:t>
        </w:r>
      </w:hyperlink>
      <w:r>
        <w:t xml:space="preserve">), 0.1 and 1 were chosen as the lower,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upper, </w:t>
      </w:r>
      <m:oMath>
        <m:sSub>
          <m:sSubPr>
            <m:ctrlPr>
              <w:rPr>
                <w:rFonts w:ascii="Cambria Math" w:hAnsi="Cambria Math"/>
              </w:rPr>
            </m:ctrlPr>
          </m:sSubPr>
          <m:e>
            <m:r>
              <w:rPr>
                <w:rFonts w:ascii="Cambria Math" w:hAnsi="Cambria Math"/>
              </w:rPr>
              <m:t>r</m:t>
            </m:r>
          </m:e>
          <m:sub>
            <m:r>
              <w:rPr>
                <w:rFonts w:ascii="Cambria Math" w:hAnsi="Cambria Math"/>
              </w:rPr>
              <m:t>u</m:t>
            </m:r>
          </m:sub>
        </m:sSub>
      </m:oMath>
      <w:r>
        <w:t xml:space="preserve">, values; this translates to a normal prior with a mean of -1.15 and a standard deviation of 1.15 on the log-scale. The log-scale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prior was informed by total levels of catch and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u</m:t>
            </m:r>
          </m:sub>
        </m:sSub>
      </m:oMath>
      <w:r>
        <w:t>,</w:t>
      </w:r>
    </w:p>
    <w:p w14:paraId="28F0F97E"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e>
                    </m:d>
                  </m:num>
                  <m:den>
                    <m:sSub>
                      <m:sSubPr>
                        <m:ctrlPr>
                          <w:rPr>
                            <w:rFonts w:ascii="Cambria Math" w:hAnsi="Cambria Math"/>
                          </w:rPr>
                        </m:ctrlPr>
                      </m:sSubPr>
                      <m:e>
                        <m:r>
                          <w:rPr>
                            <w:rFonts w:ascii="Cambria Math" w:hAnsi="Cambria Math"/>
                          </w:rPr>
                          <m:t>r</m:t>
                        </m:r>
                      </m:e>
                      <m:sub>
                        <m:r>
                          <w:rPr>
                            <w:rFonts w:ascii="Cambria Math" w:hAnsi="Cambria Math"/>
                          </w:rPr>
                          <m:t>u</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e>
                    </m:d>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9</m:t>
                    </m:r>
                  </m:e>
                </m:d>
              </m:e>
            </m:mr>
          </m:m>
        </m:oMath>
      </m:oMathPara>
    </w:p>
    <w:p w14:paraId="3FA03136" w14:textId="77777777" w:rsidR="002B0777" w:rsidRDefault="00000000">
      <w:pPr>
        <w:pStyle w:val="FirstParagrap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oMath>
      <w:r>
        <w:t xml:space="preserve"> are the lower and upper values. On the lower end, this prior imposes the assumption that the fishery is unlikely to have caught the equivalent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and, on the upper end, it assumes that the maximum observed catch represents a portion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w:t>
      </w:r>
      <w:r>
        <w:rPr>
          <w:i/>
          <w:iCs/>
        </w:rPr>
        <w:t>sensu</w:t>
      </w:r>
      <w:r>
        <w:t xml:space="preserve"> </w:t>
      </w:r>
      <w:hyperlink w:anchor="ref-froese2017">
        <w:r w:rsidR="002B0777">
          <w:rPr>
            <w:rStyle w:val="Hyperlink"/>
          </w:rPr>
          <w:t>Froese et al., 2017</w:t>
        </w:r>
      </w:hyperlink>
      <w:r>
        <w:t xml:space="preserve">). The division by the lower and upper values for </w:t>
      </w:r>
      <m:oMath>
        <m:r>
          <w:rPr>
            <w:rFonts w:ascii="Cambria Math" w:hAnsi="Cambria Math"/>
          </w:rPr>
          <m:t>r</m:t>
        </m:r>
      </m:oMath>
      <w:r>
        <w:t xml:space="preserve"> also accounts for the potential range of productivity. Note that the maximum time-series catches are species specific when estimating species-specific carrying capacities.</w:t>
      </w:r>
    </w:p>
    <w:p w14:paraId="7F8CC7AB" w14:textId="77777777" w:rsidR="002B0777" w:rsidRDefault="00000000">
      <w:pPr>
        <w:pStyle w:val="Heading4"/>
      </w:pPr>
      <w:bookmarkStart w:id="36" w:name="starting-biomass-b_1s"/>
      <w:bookmarkEnd w:id="35"/>
      <w:r>
        <w:rPr>
          <w:i/>
          <w:iCs/>
        </w:rPr>
        <w:t xml:space="preserve">Starting biomass,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p>
    <w:p w14:paraId="56D4F045" w14:textId="77777777" w:rsidR="002B0777" w:rsidRDefault="00000000">
      <w:pPr>
        <w:pStyle w:val="FirstParagraph"/>
      </w:pPr>
      <w:r>
        <w:t xml:space="preserve">Like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catch was used to constrain the plausible range of the biomass at the beginning of the time series,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r>
        <w:t xml:space="preserve">, which we will denote as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s</m:t>
            </m:r>
          </m:sub>
        </m:sSub>
      </m:oMath>
      <w:r>
        <w:t xml:space="preserve"> to simplify notation. Specifically,</w:t>
      </w:r>
    </w:p>
    <w:p w14:paraId="4212585D"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l</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u</m:t>
                        </m:r>
                      </m:sub>
                    </m:sSub>
                  </m:den>
                </m:f>
                <m:r>
                  <m:rPr>
                    <m:sty m:val="p"/>
                  </m:rPr>
                  <w:rPr>
                    <w:rFonts w:ascii="Cambria Math" w:hAnsi="Cambria Math"/>
                  </w:rPr>
                  <m:t>,</m:t>
                </m:r>
                <m:r>
                  <w:rPr>
                    <w:rFonts w:ascii="Cambria Math" w:hAnsi="Cambria Math"/>
                  </w:rPr>
                  <m:t> B</m:t>
                </m:r>
                <m:sSub>
                  <m:sSubPr>
                    <m:ctrlPr>
                      <w:rPr>
                        <w:rFonts w:ascii="Cambria Math" w:hAnsi="Cambria Math"/>
                      </w:rPr>
                    </m:ctrlPr>
                  </m:sSubPr>
                  <m:e>
                    <m:r>
                      <w:rPr>
                        <w:rFonts w:ascii="Cambria Math" w:hAnsi="Cambria Math"/>
                      </w:rPr>
                      <m:t>0</m:t>
                    </m:r>
                  </m:e>
                  <m:sub>
                    <m:r>
                      <w:rPr>
                        <w:rFonts w:ascii="Cambria Math" w:hAnsi="Cambria Math"/>
                      </w:rPr>
                      <m:t>u</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C</m:t>
                        </m:r>
                      </m:e>
                      <m:sub>
                        <m:r>
                          <w:rPr>
                            <w:rFonts w:ascii="Cambria Math" w:hAnsi="Cambria Math"/>
                          </w:rPr>
                          <m:t>1</m:t>
                        </m:r>
                        <m:r>
                          <m:rPr>
                            <m:sty m:val="p"/>
                          </m:rPr>
                          <w:rPr>
                            <w:rFonts w:ascii="Cambria Math" w:hAnsi="Cambria Math"/>
                          </w:rPr>
                          <m:t>,</m:t>
                        </m:r>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10</m:t>
                    </m:r>
                  </m:e>
                </m:d>
              </m:e>
            </m:mr>
          </m:m>
        </m:oMath>
      </m:oMathPara>
    </w:p>
    <w:p w14:paraId="54D4C4B2" w14:textId="77777777" w:rsidR="002B0777" w:rsidRDefault="00000000">
      <w:pPr>
        <w:pStyle w:val="FirstParagraph"/>
      </w:pPr>
      <w:r>
        <w:t xml:space="preserve">where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l</m:t>
            </m:r>
            <m:r>
              <m:rPr>
                <m:sty m:val="p"/>
              </m:rPr>
              <w:rPr>
                <w:rFonts w:ascii="Cambria Math" w:hAnsi="Cambria Math"/>
              </w:rPr>
              <m:t>,</m:t>
            </m:r>
            <m:r>
              <w:rPr>
                <w:rFonts w:ascii="Cambria Math" w:hAnsi="Cambria Math"/>
              </w:rPr>
              <m:t>s</m:t>
            </m:r>
          </m:sub>
        </m:sSub>
      </m:oMath>
      <w:r>
        <w:t xml:space="preserve"> and </w:t>
      </w:r>
      <m:oMath>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u</m:t>
            </m:r>
            <m:r>
              <m:rPr>
                <m:sty m:val="p"/>
              </m:rPr>
              <w:rPr>
                <w:rFonts w:ascii="Cambria Math" w:hAnsi="Cambria Math"/>
              </w:rPr>
              <m:t>,</m:t>
            </m:r>
            <m:r>
              <w:rPr>
                <w:rFonts w:ascii="Cambria Math" w:hAnsi="Cambria Math"/>
              </w:rPr>
              <m:t>s</m:t>
            </m:r>
          </m:sub>
        </m:sSub>
      </m:oMath>
      <w:r>
        <w:t xml:space="preserve"> are the lower and upper values that are log transformed to define the normal prior for </w:t>
      </w:r>
      <m:oMath>
        <m:r>
          <m:rPr>
            <m:sty m:val="p"/>
          </m:rPr>
          <w:rPr>
            <w:rFonts w:ascii="Cambria Math" w:hAnsi="Cambria Math"/>
          </w:rPr>
          <m:t>log</m:t>
        </m:r>
        <m:d>
          <m:dPr>
            <m:ctrlPr>
              <w:rPr>
                <w:rFonts w:ascii="Cambria Math" w:hAnsi="Cambria Math"/>
              </w:rPr>
            </m:ctrlPr>
          </m:dPr>
          <m:e>
            <m:r>
              <w:rPr>
                <w:rFonts w:ascii="Cambria Math" w:hAnsi="Cambria Math"/>
              </w:rPr>
              <m:t>B</m:t>
            </m:r>
            <m:sSub>
              <m:sSubPr>
                <m:ctrlPr>
                  <w:rPr>
                    <w:rFonts w:ascii="Cambria Math" w:hAnsi="Cambria Math"/>
                  </w:rPr>
                </m:ctrlPr>
              </m:sSubPr>
              <m:e>
                <m:r>
                  <w:rPr>
                    <w:rFonts w:ascii="Cambria Math" w:hAnsi="Cambria Math"/>
                  </w:rPr>
                  <m:t>0</m:t>
                </m:r>
              </m:e>
              <m:sub>
                <m:r>
                  <w:rPr>
                    <w:rFonts w:ascii="Cambria Math" w:hAnsi="Cambria Math"/>
                  </w:rPr>
                  <m:t>s</m:t>
                </m:r>
              </m:sub>
            </m:sSub>
          </m:e>
        </m:d>
      </m:oMath>
      <w:r>
        <w:t xml:space="preserve">. Again, adjusting for the potential range of productivity from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r</m:t>
            </m:r>
          </m:e>
          <m:sub>
            <m:r>
              <w:rPr>
                <w:rFonts w:ascii="Cambria Math" w:hAnsi="Cambria Math"/>
              </w:rPr>
              <m:t>u</m:t>
            </m:r>
          </m:sub>
        </m:sSub>
      </m:oMath>
      <w:r>
        <w:t>, this assumes that the fishery did not catch all of the biomass in the first year and it assumes that the catch represents a portion of the biomass in the first year. A potential flaw with the upper value for this prior is that a lack of market demand may contradict the assumption that landings are coarsely proportional to stock size. However, the upper range chosen was considered reasonable for this case study as there was an active fishery for each species examined here at the start of the time series.</w:t>
      </w:r>
    </w:p>
    <w:p w14:paraId="018AC380" w14:textId="77777777" w:rsidR="002B0777" w:rsidRDefault="00000000">
      <w:pPr>
        <w:pStyle w:val="Heading4"/>
      </w:pPr>
      <w:bookmarkStart w:id="37" w:name="Xccfb9acb9fbb600a52636a6279610d36f06528c"/>
      <w:bookmarkEnd w:id="36"/>
      <w:r>
        <w:rPr>
          <w:i/>
          <w:iCs/>
        </w:rPr>
        <w:t xml:space="preserve">Process error variance, </w:t>
      </w: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oMath>
      <w:r>
        <w:rPr>
          <w:i/>
          <w:iCs/>
        </w:rPr>
        <w:t xml:space="preserve">, temporal correlation, </w:t>
      </w:r>
      <m:oMath>
        <m:r>
          <w:rPr>
            <w:rFonts w:ascii="Cambria Math" w:hAnsi="Cambria Math"/>
          </w:rPr>
          <m:t>ϕ</m:t>
        </m:r>
      </m:oMath>
      <w:r>
        <w:rPr>
          <w:i/>
          <w:iCs/>
        </w:rPr>
        <w:t xml:space="preserve">, and species-to-species correlation,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p>
    <w:p w14:paraId="437AA904" w14:textId="77777777" w:rsidR="002B0777" w:rsidRDefault="00000000">
      <w:pPr>
        <w:pStyle w:val="FirstParagraph"/>
      </w:pPr>
      <w:r>
        <w:t xml:space="preserve">Considerable process variability may arise from variable recruitment, natural mortality, and/or growth. For instance, species in the Scorpaenidae family, which includes the </w:t>
      </w:r>
      <w:r>
        <w:rPr>
          <w:i/>
          <w:iCs/>
        </w:rPr>
        <w:t>Sebastes</w:t>
      </w:r>
      <w:r>
        <w:t xml:space="preserve"> genus, have notoriously variable recruitment which frequently results in “spasmodic” stock dynamics (</w:t>
      </w:r>
      <w:hyperlink w:anchor="ref-cadigan2022">
        <w:r w:rsidR="002B0777">
          <w:rPr>
            <w:rStyle w:val="Hyperlink"/>
          </w:rPr>
          <w:t>Cadigan et al., 2022</w:t>
        </w:r>
      </w:hyperlink>
      <w:r>
        <w:t xml:space="preserve">; </w:t>
      </w:r>
      <w:hyperlink w:anchor="ref-licandeo2020">
        <w:r w:rsidR="002B0777">
          <w:rPr>
            <w:rStyle w:val="Hyperlink"/>
          </w:rPr>
          <w:t>Licandeo et al., 2020</w:t>
        </w:r>
      </w:hyperlink>
      <w:r>
        <w:t>). Also, there is evidence that heightened and variable natural mortality contributed to the collapse and slow recovery of Atlantic cod along the Northeast NL Shelf (</w:t>
      </w:r>
      <w:hyperlink w:anchor="ref-cadigan2015">
        <w:r w:rsidR="002B0777">
          <w:rPr>
            <w:rStyle w:val="Hyperlink"/>
          </w:rPr>
          <w:t>Cadigan, 2015</w:t>
        </w:r>
      </w:hyperlink>
      <w:r>
        <w:t xml:space="preserve">; </w:t>
      </w:r>
      <w:hyperlink w:anchor="ref-regular2022">
        <w:r w:rsidR="002B0777">
          <w:rPr>
            <w:rStyle w:val="Hyperlink"/>
          </w:rPr>
          <w:t>Regular et al., 2022</w:t>
        </w:r>
      </w:hyperlink>
      <w:r>
        <w:t xml:space="preserve">). To account for a wide range of possible standard deviations,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a vague prior with 0.01 and 1 as the lower and upper values were chosen. In log-space, this translates to a normal distribution with a mean of -2.3 and sd of 2.3.</w:t>
      </w:r>
    </w:p>
    <w:p w14:paraId="53B2DC0A" w14:textId="77777777" w:rsidR="002B0777" w:rsidRDefault="00000000">
      <w:pPr>
        <w:pStyle w:val="BodyText"/>
      </w:pPr>
      <w:r>
        <w:t xml:space="preserve">There is little knowledge to determine the potential level of temporal or species-to-species dependence present in the focal systems; vague priors were therefore defined for </w:t>
      </w:r>
      <m:oMath>
        <m:r>
          <w:rPr>
            <w:rFonts w:ascii="Cambria Math" w:hAnsi="Cambria Math"/>
          </w:rPr>
          <m:t>ϕ</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r>
        <w:t xml:space="preserve">. For </w:t>
      </w:r>
      <m:oMath>
        <m:r>
          <w:rPr>
            <w:rFonts w:ascii="Cambria Math" w:hAnsi="Cambria Math"/>
          </w:rPr>
          <m:t>ϕ</m:t>
        </m:r>
      </m:oMath>
      <w:r>
        <w:t>, 0.1 and 0.9 were logit transformed [</w:t>
      </w:r>
      <m:oMath>
        <m:r>
          <m:rPr>
            <m:sty m:val="p"/>
          </m:rPr>
          <w:rPr>
            <w:rFonts w:ascii="Cambria Math" w:hAnsi="Cambria Math"/>
          </w:rPr>
          <m:t>log</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xml:space="preserve">] to define the upper and lower inflection points for a normal prior for the logit of </w:t>
      </w:r>
      <m:oMath>
        <m:r>
          <w:rPr>
            <w:rFonts w:ascii="Cambria Math" w:hAnsi="Cambria Math"/>
          </w:rPr>
          <m:t>ϕ</m:t>
        </m:r>
      </m:oMath>
      <w:r>
        <w:t xml:space="preserve">. For </w:t>
      </w:r>
      <m:oMath>
        <m:r>
          <w:rPr>
            <w:rFonts w:ascii="Cambria Math" w:hAnsi="Cambria Math"/>
          </w:rPr>
          <m:t>ρ</m:t>
        </m:r>
      </m:oMath>
      <w:r>
        <w:t>, the logit transformation was shifted [</w:t>
      </w:r>
      <m:oMath>
        <m:r>
          <m:rPr>
            <m:sty m:val="p"/>
          </m:rPr>
          <w:rPr>
            <w:rFonts w:ascii="Cambria Math" w:hAnsi="Cambria Math"/>
          </w:rPr>
          <m:t>log</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to capture negative and positive lower (-0.9) and upper (0.9) values. When these parameters are estimated, these priors give most credence to moderate temporal correlation (0.5) and no species-to-species correlation (0) but still allow the possibility of high levels of correlation (0.9).</w:t>
      </w:r>
    </w:p>
    <w:p w14:paraId="0FB04BEB" w14:textId="77777777" w:rsidR="002B0777" w:rsidRDefault="00000000">
      <w:pPr>
        <w:pStyle w:val="Heading4"/>
      </w:pPr>
      <w:bookmarkStart w:id="38" w:name="X50c46e4f9447be999e8db38f3be4dade35b6469"/>
      <w:bookmarkEnd w:id="37"/>
      <w:r>
        <w:rPr>
          <w:i/>
          <w:iCs/>
        </w:rPr>
        <w:t xml:space="preserve">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rPr>
          <w:i/>
          <w:iCs/>
        </w:rPr>
        <w:t xml:space="preserve">, and observation error variance,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p>
    <w:p w14:paraId="795D3981" w14:textId="77777777" w:rsidR="002B0777" w:rsidRDefault="00000000">
      <w:pPr>
        <w:pStyle w:val="FirstParagraph"/>
      </w:pPr>
      <w:r>
        <w:t xml:space="preserve">The catchability of the spring and fall surveys conducted by DFO likely changed over time given the shift in gear from a Yankee to Engel to Campelen trawl as well as spatial shifts in survey coverage of the strata in each region. Survey 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is therefore indexed by season and gear, </w:t>
      </w:r>
      <m:oMath>
        <m:r>
          <w:rPr>
            <w:rFonts w:ascii="Cambria Math" w:hAnsi="Cambria Math"/>
          </w:rPr>
          <m:t>i</m:t>
        </m:r>
      </m:oMath>
      <w:r>
        <w:t xml:space="preserve">, and species, </w:t>
      </w:r>
      <m:oMath>
        <m:r>
          <w:rPr>
            <w:rFonts w:ascii="Cambria Math" w:hAnsi="Cambria Math"/>
          </w:rPr>
          <m:t>s</m:t>
        </m:r>
      </m:oMath>
      <w:r>
        <w:t xml:space="preserve">. Moreover, the lower inflection points for the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priors were informed by the average survey coverage by gear and season. Survey coverage within each region was computed by dividing the average spatial coverage of strata across years by the total area of all strata (i.e., average area covered / area of survey domain). To account for the fact that the proportion of a stock accessible to the survey may be lower than the nominal coverage, this ratio was further adjusted: multiplied by 0.2 for deep-water species (Greenland Halibut, Atlantic Halibut, Witch Flounder, Redfish spp., White Hake, Silver Hake, and Monkfish) or by 0.5 for shallower shelf-associated species. These multipliers reflect prior expectations that gear selectivity (e.g., escapement under the footgear; </w:t>
      </w:r>
      <w:hyperlink w:anchor="ref-walsh1992">
        <w:r w:rsidR="002B0777">
          <w:rPr>
            <w:rStyle w:val="Hyperlink"/>
          </w:rPr>
          <w:t>Walsh, 1992</w:t>
        </w:r>
      </w:hyperlink>
      <w:r>
        <w:t>) reduces availability for all species, while deep-water species require an additional adjustment because a portion of the stock may occupy depths beyond the survey domain. The upper inflection point was set to 1 as it is possible that the survey indices represent overestimates of the true population size in some instances.</w:t>
      </w:r>
    </w:p>
    <w:p w14:paraId="0874007A" w14:textId="77777777" w:rsidR="002B0777" w:rsidRDefault="00000000">
      <w:pPr>
        <w:pStyle w:val="BodyText"/>
      </w:pPr>
      <w:r>
        <w:t>A prior for observation error variance was informed by unbiased design-based estimates of survey variance associated with annual biomass estimates (</w:t>
      </w:r>
      <w:hyperlink w:anchor="ref-smith1981">
        <w:r w:rsidR="002B0777">
          <w:rPr>
            <w:rStyle w:val="Hyperlink"/>
          </w:rPr>
          <w:t>Smith and Somerton, 1981</w:t>
        </w:r>
      </w:hyperlink>
      <w:r>
        <w:t>). These estimates were used to calculate the coefficient of variation (CV) for each survey, year, and species; specifically,</w:t>
      </w:r>
    </w:p>
    <w:p w14:paraId="65431079"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e>
                        </m:d>
                      </m:e>
                    </m:rad>
                  </m:num>
                  <m:den>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den>
                </m:f>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58DBEF16" w14:textId="036B70F7" w:rsidR="002B0777" w:rsidRDefault="00000000">
      <w:pPr>
        <w:pStyle w:val="FirstParagraph"/>
      </w:pPr>
      <w:r>
        <w:t xml:space="preserve">where </w:t>
      </w:r>
      <m:oMath>
        <m:r>
          <w:rPr>
            <w:rFonts w:ascii="Cambria Math" w:hAnsi="Cambria Math"/>
          </w:rPr>
          <m:t>I</m:t>
        </m:r>
      </m:oMath>
      <w:r>
        <w:t xml:space="preserve"> represents the design-based indices of biomass used in equation (2). These CVs were log transformed and survey, </w:t>
      </w:r>
      <m:oMath>
        <m:r>
          <w:rPr>
            <w:rFonts w:ascii="Cambria Math" w:hAnsi="Cambria Math"/>
          </w:rPr>
          <m:t>i</m:t>
        </m:r>
      </m:oMath>
      <w:r>
        <w:t xml:space="preserve">, and species, </w:t>
      </w:r>
      <m:oMath>
        <m:r>
          <w:rPr>
            <w:rFonts w:ascii="Cambria Math" w:hAnsi="Cambria Math"/>
          </w:rPr>
          <m:t>s</m:t>
        </m:r>
      </m:oMath>
      <w:r>
        <w:t xml:space="preserve">, specific means and standard deviations were used to inform the prior for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r>
        <w:t xml:space="preserve"> in log-space. Rather than treat the estimates of survey CV as a perfect indicator of total observation error, the prior was widened by multiplying the standard deviation of log CV by two to account for observation variance introduced by potential distributional shifts outside of the survey domain. Another </w:t>
      </w:r>
      <w:del w:id="39" w:author="Pierre Pepin" w:date="2025-09-04T15:59:00Z">
        <w:r w:rsidDel="008E6E4D">
          <w:delText xml:space="preserve">two </w:delText>
        </w:r>
      </w:del>
      <w:ins w:id="40" w:author="Pierre Pepin" w:date="2025-09-04T15:59:00Z">
        <w:r w:rsidR="008E6E4D">
          <w:t>two-</w:t>
        </w:r>
      </w:ins>
      <w:r>
        <w:t>time</w:t>
      </w:r>
      <w:del w:id="41" w:author="Pierre Pepin" w:date="2025-09-04T15:59:00Z">
        <w:r w:rsidDel="008E6E4D">
          <w:delText>s</w:delText>
        </w:r>
      </w:del>
      <w:r>
        <w:t xml:space="preserve"> multiplier was applied for deep-water species </w:t>
      </w:r>
      <w:del w:id="42" w:author="Pierre Pepin" w:date="2025-09-04T15:59:00Z">
        <w:r w:rsidDel="00AA655B">
          <w:delText xml:space="preserve">as </w:delText>
        </w:r>
      </w:del>
      <w:ins w:id="43" w:author="Pierre Pepin" w:date="2025-09-04T15:59:00Z">
        <w:r w:rsidR="00AA655B">
          <w:t xml:space="preserve">because </w:t>
        </w:r>
      </w:ins>
      <w:r>
        <w:t>they have more scope for shifting outside the survey domain.</w:t>
      </w:r>
    </w:p>
    <w:p w14:paraId="087005DF" w14:textId="77777777" w:rsidR="002B0777" w:rsidRDefault="00000000">
      <w:pPr>
        <w:pStyle w:val="Heading3"/>
      </w:pPr>
      <w:bookmarkStart w:id="44" w:name="model-selection"/>
      <w:bookmarkEnd w:id="34"/>
      <w:bookmarkEnd w:id="38"/>
      <w:r>
        <w:t>Model selection</w:t>
      </w:r>
    </w:p>
    <w:p w14:paraId="4C9DFE8C" w14:textId="276F19C7" w:rsidR="002B0777" w:rsidRDefault="00000000">
      <w:pPr>
        <w:pStyle w:val="FirstParagraph"/>
      </w:pPr>
      <w:r>
        <w:t xml:space="preserve">The degree to which density-dependence of the demersal fish community inhabiting the NL shelves is driven by intra versus interspecific competition is unknown. Nor is the degree to which species interactions affect population dynamics. It is, however, well known that the community has been </w:t>
      </w:r>
      <w:del w:id="45" w:author="Pierre Pepin" w:date="2025-09-04T16:00:00Z">
        <w:r w:rsidDel="00766814">
          <w:delText xml:space="preserve">fished </w:delText>
        </w:r>
      </w:del>
      <w:ins w:id="46" w:author="Pierre Pepin" w:date="2025-09-04T16:00:00Z">
        <w:r w:rsidR="00766814">
          <w:t xml:space="preserve">exploited </w:t>
        </w:r>
      </w:ins>
      <w:r>
        <w:t>for more than 500 years and this history was punctuated by a collapse of several stocks, most notably cod, in the early 1990s (</w:t>
      </w:r>
      <w:hyperlink w:anchor="ref-lear1998">
        <w:r w:rsidR="002B0777">
          <w:rPr>
            <w:rStyle w:val="Hyperlink"/>
          </w:rPr>
          <w:t>Lear, 1998</w:t>
        </w:r>
      </w:hyperlink>
      <w:r>
        <w:t>). This collapse was not isolated to commercial stocks, as the biomass of several non-commercial species collapsed at the same time. This was followed by a reorganization of the community, which implies that the system experienced a regime shift (</w:t>
      </w:r>
      <w:hyperlink w:anchor="ref-pedersen2017">
        <w:r w:rsidR="002B0777">
          <w:rPr>
            <w:rStyle w:val="Hyperlink"/>
          </w:rPr>
          <w:t>Pedersen et al., 2017</w:t>
        </w:r>
      </w:hyperlink>
      <w:r>
        <w:t>). Given this context, and the structure of the multispecies surplus production model described above, a series of hypotheses were tested:</w:t>
      </w:r>
    </w:p>
    <w:p w14:paraId="643B2616" w14:textId="77777777" w:rsidR="002B0777" w:rsidRDefault="00000000">
      <w:pPr>
        <w:pStyle w:val="BodyText"/>
      </w:pPr>
      <w:r>
        <w:rPr>
          <w:b/>
          <w:bCs/>
        </w:rPr>
        <w:t>Full:</w:t>
      </w:r>
      <w:r>
        <w:t xml:space="preserve"> For this hypothesis, it is posited that population dynamics within regions are governed by an overarching system-level carrying capacity that affects all focal species as the aggregate biomass approaches system limits (i.e., inter-specific density-dependent effects are assumed). For this hypothesis and all others, annual reported landings of each species are accounted for in the production equation (5). Residual variations not explained by intrinsic growth, density-dependent effects or landings are described by process errors that are 1) correlated across species and said correlations are assumed to be unstructured, meaning relationships can be of differing strengths — positive, neutral, or negative — for each species-to-species pair; and 2) assumed to be temporally correlated, following an AR1 structure. Finally, a shift covariate was applied to the carrying capacity parameter to enable the estimation of different system limits before and after the community-wide collapse to assess support for a regime shift in each systems’ capacity for the focal demersal species.</w:t>
      </w:r>
    </w:p>
    <w:p w14:paraId="4C31030B" w14:textId="77777777" w:rsidR="002B0777" w:rsidRDefault="00000000">
      <w:pPr>
        <w:pStyle w:val="BodyText"/>
      </w:pPr>
      <w:r>
        <w:rPr>
          <w:b/>
          <w:bCs/>
        </w:rPr>
        <w:t>Just shift:</w:t>
      </w:r>
      <w:r>
        <w:t xml:space="preserve"> Model structure is the same as the </w:t>
      </w:r>
      <w:r>
        <w:rPr>
          <w:b/>
          <w:bCs/>
        </w:rPr>
        <w:t>full</w:t>
      </w:r>
      <w:r>
        <w:t xml:space="preserve"> model, except the process errors are assumed to be independent and identically distributed random variables (</w:t>
      </w:r>
      <w:r>
        <w:rPr>
          <w:i/>
          <w:iCs/>
        </w:rPr>
        <w:t>iid</w:t>
      </w:r>
      <w:r>
        <w:t>) to assess the hypothesis that temporal and species correlations are explained by the shift.</w:t>
      </w:r>
    </w:p>
    <w:p w14:paraId="0F4E89CD" w14:textId="77777777" w:rsidR="002B0777" w:rsidRDefault="00000000">
      <w:pPr>
        <w:pStyle w:val="BodyText"/>
      </w:pPr>
      <w:r>
        <w:rPr>
          <w:b/>
          <w:bCs/>
        </w:rPr>
        <w:t>Just correlation:</w:t>
      </w:r>
      <w:r>
        <w:t xml:space="preserve"> Model structure is the same as the </w:t>
      </w:r>
      <w:r>
        <w:rPr>
          <w:b/>
          <w:bCs/>
        </w:rPr>
        <w:t>full</w:t>
      </w:r>
      <w:r>
        <w:t xml:space="preserve"> model, except population dynamics are assumed to be affected by a common and time-invariant carrying capacity. The shift covariate was not applied.</w:t>
      </w:r>
    </w:p>
    <w:p w14:paraId="530937EA" w14:textId="1E46812C" w:rsidR="002B0777" w:rsidRDefault="00000000">
      <w:pPr>
        <w:pStyle w:val="BodyText"/>
      </w:pPr>
      <w:r>
        <w:rPr>
          <w:b/>
          <w:bCs/>
        </w:rPr>
        <w:t>Shared correlation:</w:t>
      </w:r>
      <w:r>
        <w:t xml:space="preserve"> Model structure is the same as the </w:t>
      </w:r>
      <w:r>
        <w:rPr>
          <w:b/>
          <w:bCs/>
        </w:rPr>
        <w:t>just correlation</w:t>
      </w:r>
      <w:r>
        <w:t xml:space="preserve"> model, except </w:t>
      </w:r>
      <w:del w:id="47" w:author="Pierre Pepin" w:date="2025-09-05T11:45:00Z">
        <w:r w:rsidDel="00EE33F9">
          <w:delText>species by species</w:delText>
        </w:r>
      </w:del>
      <w:ins w:id="48" w:author="Pierre Pepin" w:date="2025-09-05T11:45:00Z">
        <w:r w:rsidR="00EE33F9">
          <w:t>species-by-species</w:t>
        </w:r>
      </w:ins>
      <w:r>
        <w:t xml:space="preserve"> correlations in the process errors are assumed to be the same across all pairs. This structure implies that there is a common but unknown environmental variable affecting the population dynamics of all species. The shift covariate was not applied.</w:t>
      </w:r>
    </w:p>
    <w:p w14:paraId="23B2FFED" w14:textId="77777777" w:rsidR="002B0777" w:rsidRDefault="00000000">
      <w:pPr>
        <w:pStyle w:val="BodyText"/>
      </w:pPr>
      <w:r>
        <w:rPr>
          <w:b/>
          <w:bCs/>
        </w:rPr>
        <w:t>Just species correlation:</w:t>
      </w:r>
      <w:r>
        <w:t xml:space="preserve"> Model structure is the same as the </w:t>
      </w:r>
      <w:r>
        <w:rPr>
          <w:b/>
          <w:bCs/>
        </w:rPr>
        <w:t>shared correlation</w:t>
      </w:r>
      <w:r>
        <w:t xml:space="preserve"> model, except the process errors at each time step are assumed to be </w:t>
      </w:r>
      <w:r>
        <w:rPr>
          <w:i/>
          <w:iCs/>
        </w:rPr>
        <w:t>iid</w:t>
      </w:r>
      <w:r>
        <w:t>. This structure implies that there is a common but unknown environmental process affecting all species, but the process is noisy with no temporal dependence. The shift covariate was not applied.</w:t>
      </w:r>
    </w:p>
    <w:p w14:paraId="2510DA80" w14:textId="25A0DA1E" w:rsidR="002B0777" w:rsidRDefault="00000000">
      <w:pPr>
        <w:pStyle w:val="BodyText"/>
      </w:pPr>
      <w:r>
        <w:rPr>
          <w:b/>
          <w:bCs/>
        </w:rPr>
        <w:t>Just temporal correlation:</w:t>
      </w:r>
      <w:r>
        <w:t xml:space="preserve"> Model structure is the same as the </w:t>
      </w:r>
      <w:r>
        <w:rPr>
          <w:b/>
          <w:bCs/>
        </w:rPr>
        <w:t>shared correlation</w:t>
      </w:r>
      <w:r>
        <w:t xml:space="preserve"> model, except </w:t>
      </w:r>
      <w:del w:id="49" w:author="Pierre Pepin" w:date="2025-09-05T11:46:00Z">
        <w:r w:rsidDel="006C6EEA">
          <w:delText>species by species</w:delText>
        </w:r>
      </w:del>
      <w:ins w:id="50" w:author="Pierre Pepin" w:date="2025-09-05T11:46:00Z">
        <w:r w:rsidR="006C6EEA">
          <w:t>species-by-species</w:t>
        </w:r>
      </w:ins>
      <w:r>
        <w:t xml:space="preserve"> correlations are assumed to be </w:t>
      </w:r>
      <w:r>
        <w:rPr>
          <w:i/>
          <w:iCs/>
        </w:rPr>
        <w:t>iid</w:t>
      </w:r>
      <w:r>
        <w:t>. This structure implies that environmental processes affect each species differently, however, there may be carry-over effects from one year to the next. The shift covariate was not applied.</w:t>
      </w:r>
    </w:p>
    <w:p w14:paraId="129B2B35" w14:textId="77777777" w:rsidR="002B0777" w:rsidRDefault="00000000">
      <w:pPr>
        <w:pStyle w:val="BodyText"/>
      </w:pPr>
      <w:r>
        <w:rPr>
          <w:b/>
          <w:bCs/>
        </w:rPr>
        <w:t>No correlation:</w:t>
      </w:r>
      <w:r>
        <w:t xml:space="preserve"> Model structure is the same as the </w:t>
      </w:r>
      <w:r>
        <w:rPr>
          <w:b/>
          <w:bCs/>
        </w:rPr>
        <w:t>shared correlation</w:t>
      </w:r>
      <w:r>
        <w:t xml:space="preserve"> model, except both temporal and species correlations are set to zero (i.e., process innovations are </w:t>
      </w:r>
      <w:r>
        <w:rPr>
          <w:i/>
          <w:iCs/>
        </w:rPr>
        <w:t>iid</w:t>
      </w:r>
      <w:r>
        <w:t xml:space="preserve"> across time and species). That is, population dynamics are thought to be affected by a common time-invariant carrying capacity and residual variations not explained by intrinsic growth, inter-specific density-dependent effects or landings are noisy and independent across time and species. The shift covariate was not applied.</w:t>
      </w:r>
    </w:p>
    <w:p w14:paraId="65D54766" w14:textId="77777777" w:rsidR="002B0777" w:rsidRDefault="00000000">
      <w:pPr>
        <w:pStyle w:val="BodyText"/>
      </w:pPr>
      <w:r>
        <w:rPr>
          <w:b/>
          <w:bCs/>
        </w:rPr>
        <w:t>Single-species:</w:t>
      </w:r>
      <w:r>
        <w:t xml:space="preserve"> Model structure is the same as the </w:t>
      </w:r>
      <w:r>
        <w:rPr>
          <w:b/>
          <w:bCs/>
        </w:rPr>
        <w:t>no correlation</w:t>
      </w:r>
      <w:r>
        <w:t xml:space="preserve"> model, except population dynamics are assumed to be governed by species-specific carrying capacities (i.e., intra-specific density-dependent effects are assumed). This formulation is analogous to standard state-space Schaefer production models. The shift covariate was not applied.</w:t>
      </w:r>
    </w:p>
    <w:p w14:paraId="42210845" w14:textId="1ADA5F0B" w:rsidR="002B0777" w:rsidRDefault="00000000">
      <w:pPr>
        <w:pStyle w:val="BodyText"/>
      </w:pPr>
      <w:r>
        <w:t xml:space="preserve">The predictive ability of each of these models was tested using two cross-validation approaches: 1) leave-one-out cross-validation (LOO-CV), and 2) hindcast cross-validation (Hindcast-CV). LOO-CV is a form of exhaustive cross-validation where the model is repeatedly conditioned on a training set missing one observation (i.e., </w:t>
      </w:r>
      <w:del w:id="51" w:author="Pierre Pepin" w:date="2025-09-05T11:47:00Z">
        <w:r w:rsidDel="005A1C87">
          <w:delText>one fold</w:delText>
        </w:r>
      </w:del>
      <w:ins w:id="52" w:author="Pierre Pepin" w:date="2025-09-05T11:47:00Z">
        <w:r w:rsidR="005A1C87">
          <w:t>one-fold</w:t>
        </w:r>
      </w:ins>
      <w:r>
        <w:t xml:space="preserve">) until the number of model folds equal the number of observations in the data. The missing observations are predicted at each fold, permitting assessments of the models’ ability to predict the actual value that was left-out at each fold. The hindcast-CV approach is similar, </w:t>
      </w:r>
      <w:del w:id="53" w:author="Pierre Pepin" w:date="2025-09-05T11:47:00Z">
        <w:r w:rsidDel="00372E06">
          <w:delText xml:space="preserve">however </w:delText>
        </w:r>
      </w:del>
      <w:ins w:id="54" w:author="Pierre Pepin" w:date="2025-09-05T11:47:00Z">
        <w:r w:rsidR="00372E06">
          <w:t xml:space="preserve">but </w:t>
        </w:r>
      </w:ins>
      <w:r>
        <w:t>it focuses on the models’ ability to predict the future. Under this approach, the model is repeatedly conditioned on a training set missing observations from the terminal year such that each fold excludes an increasing number of years worth of data from the tail of the time series (</w:t>
      </w:r>
      <w:hyperlink w:anchor="ref-kell2016">
        <w:r w:rsidR="002B0777">
          <w:rPr>
            <w:rStyle w:val="Hyperlink"/>
          </w:rPr>
          <w:t>Kell et al., 2016</w:t>
        </w:r>
      </w:hyperlink>
      <w:r>
        <w:t xml:space="preserve">). We folded back 20 years and, for each fold, predicted survey indices were compared to the observed survey indices (e.g., observed indices from 2020 were compared with predicted survey indices for 2020 from the model conditioned on data from 1978-2019). For both approaches, we denote predicted survey indices as </w:t>
      </w:r>
      <m:oMath>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j</m:t>
                </m:r>
              </m:sub>
            </m:sSub>
          </m:e>
        </m:acc>
      </m:oMath>
      <w:r>
        <w:t xml:space="preserve"> and the </w:t>
      </w:r>
      <w:del w:id="55" w:author="Pierre Pepin" w:date="2025-09-05T11:48:00Z">
        <w:r w:rsidDel="003741C6">
          <w:delText>left out</w:delText>
        </w:r>
      </w:del>
      <w:ins w:id="56" w:author="Pierre Pepin" w:date="2025-09-05T11:48:00Z">
        <w:r w:rsidR="003741C6">
          <w:t>left-out</w:t>
        </w:r>
      </w:ins>
      <w:r>
        <w:t xml:space="preserve"> observations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where </w:t>
      </w:r>
      <m:oMath>
        <m:r>
          <w:rPr>
            <w:rFonts w:ascii="Cambria Math" w:hAnsi="Cambria Math"/>
          </w:rPr>
          <m:t>j</m:t>
        </m:r>
      </m:oMath>
      <w:r>
        <w:t xml:space="preserve"> represents all unique combinations of years, species, and survey indices present in the </w:t>
      </w:r>
      <w:del w:id="57" w:author="Pierre Pepin" w:date="2025-09-05T11:48:00Z">
        <w:r w:rsidDel="003741C6">
          <w:delText>left out</w:delText>
        </w:r>
      </w:del>
      <w:ins w:id="58" w:author="Pierre Pepin" w:date="2025-09-05T11:48:00Z">
        <w:r w:rsidR="003741C6">
          <w:t>left-out</w:t>
        </w:r>
      </w:ins>
      <w:r>
        <w:t xml:space="preserve"> data. LOO-CV and Hindcast-CV prediction error scores for each model for each region were calculated by taking the mean squared error,</w:t>
      </w:r>
    </w:p>
    <w:p w14:paraId="08470E58"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CV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j</m:t>
                                    </m:r>
                                  </m:sub>
                                </m:sSub>
                              </m:e>
                            </m:d>
                          </m:e>
                        </m:d>
                      </m:e>
                      <m:sup>
                        <m:r>
                          <w:rPr>
                            <w:rFonts w:ascii="Cambria Math" w:hAnsi="Cambria Math"/>
                          </w:rPr>
                          <m:t>2</m:t>
                        </m:r>
                      </m:sup>
                    </m:sSup>
                  </m:e>
                </m:nary>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28FE0031" w14:textId="77777777" w:rsidR="002B0777" w:rsidRDefault="00000000">
      <w:pPr>
        <w:pStyle w:val="FirstParagraph"/>
      </w:pPr>
      <w:r>
        <w:t>These scores were also averaged across methods (LOO-CV, Hindcast-CV) and region (Northeast NL Shelf, Grand Bank, Southern NL) to obtain an overall score of predictive ability of each model. A well-fitting model will result in predicted values that are close to the excluded values and, therefore, result in lower scores. Ultimately, these scores enable a model-comparison approach to hypothesis testing. These scores are comparable even for the single-species model as it compares species-specific data points to predictions.</w:t>
      </w:r>
    </w:p>
    <w:p w14:paraId="335A1073" w14:textId="77777777" w:rsidR="002B0777" w:rsidRDefault="00000000">
      <w:pPr>
        <w:pStyle w:val="Heading2"/>
      </w:pPr>
      <w:bookmarkStart w:id="59" w:name="code-and-data-availability"/>
      <w:bookmarkEnd w:id="26"/>
      <w:bookmarkEnd w:id="44"/>
      <w:r>
        <w:t>Code and Data Availability</w:t>
      </w:r>
    </w:p>
    <w:p w14:paraId="2135CB8B" w14:textId="77777777" w:rsidR="002B0777" w:rsidRDefault="00000000">
      <w:pPr>
        <w:pStyle w:val="FirstParagraph"/>
      </w:pPr>
      <w:r>
        <w:t xml:space="preserve">All code used for the analyses in this study is publicly available in a research compendium on GitHub: </w:t>
      </w:r>
      <w:hyperlink r:id="rId13">
        <w:r w:rsidR="002B0777">
          <w:rPr>
            <w:rStyle w:val="Hyperlink"/>
          </w:rPr>
          <w:t>https://github.com/PaulRegular/multispic</w:t>
        </w:r>
      </w:hyperlink>
      <w:r>
        <w:t>. The compendium is organized as an R package, enabling straightforward replication of the results presented here and allowing the same methods to be applied to datasets from other regions.</w:t>
      </w:r>
    </w:p>
    <w:p w14:paraId="27CE5D14" w14:textId="77777777" w:rsidR="002B0777" w:rsidRDefault="00000000">
      <w:pPr>
        <w:pStyle w:val="Heading1"/>
      </w:pPr>
      <w:bookmarkStart w:id="60" w:name="results"/>
      <w:bookmarkEnd w:id="10"/>
      <w:bookmarkEnd w:id="59"/>
      <w:r>
        <w:t>Results</w:t>
      </w:r>
    </w:p>
    <w:p w14:paraId="32D589FB" w14:textId="77777777" w:rsidR="002B0777" w:rsidRDefault="00000000">
      <w:pPr>
        <w:pStyle w:val="FirstParagraph"/>
      </w:pPr>
      <w:r>
        <w:t xml:space="preserve">Both cross-validation metrics (LOO-CV and Hindcast-CV scores) indicate that most multispecies production model formulations outperform a single-species production model when applied to seven species within three ecosystem production units (Northeast NL Shelf, Grand Bank, and Southern NL) off the east coast of Canada (Figure 2). Focusing on overall scores, the performance of the single-species production model was similar to a multispecies formulation that assumes there is no correlation in the process errors across species or time. There tends to be more notable decreases in the scores as temporal and species correlations are introduced, indicating an improvement in the predictive ability of these models. The “shared correlation” and “just correlation” formulations, in particular, tended to receive the lowest scores, and dropping the species and temporal correlations in lieu of a shift covariate (“just shift” formulation) resulted in a deterioration of predictive ability. Scores were improved when temporal and species-to-species correlations were introduced along with the shift covariate (“full” formulation); </w:t>
      </w:r>
      <w:commentRangeStart w:id="61"/>
      <w:r>
        <w:t xml:space="preserve">however, the fit of the “full” model tended to be poorer than the “just correlation” formulation, which further indicates that the “shift” covariate degraded the predictive ability of the model. </w:t>
      </w:r>
      <w:commentRangeEnd w:id="61"/>
      <w:r w:rsidR="00FA5600">
        <w:rPr>
          <w:rStyle w:val="CommentReference"/>
        </w:rPr>
        <w:commentReference w:id="61"/>
      </w:r>
      <w:r>
        <w:t>Subsequent plots focus on the best fitting formulation, “just correlation”, to demonstrate model predictions.</w:t>
      </w:r>
    </w:p>
    <w:p w14:paraId="451B2120" w14:textId="77777777" w:rsidR="002B0777" w:rsidRDefault="00000000">
      <w:pPr>
        <w:pStyle w:val="BodyText"/>
      </w:pPr>
      <w:r>
        <w:t>The multispecies production model with unstructured species-to-species correlation and AR1 temporal correlation (“just correlation”) offered an explanation of the trends in survey indices of focal species across three ecosystem production units with little signs of systematic bias (see residual plots included in model dashboards; Supplement 1). Predicted indices track observed values and, by estimating catchability parameters by species and survey, indices from temporally fragmented surveys are stitched together and their trends are used to inform a continuous underlying trend in biomass (Figure 3). The earlier Yankee and Engel eras of the Canadian surveys tended to receive lower catchability estimates than the Campelen era survey; indices since 1996 therefore tend to be closer, in relative terms, to the underlying estimates of biomass from the model.</w:t>
      </w:r>
    </w:p>
    <w:p w14:paraId="3CD29248" w14:textId="3C6E4953" w:rsidR="002B0777" w:rsidRDefault="00000000">
      <w:pPr>
        <w:pStyle w:val="BodyText"/>
      </w:pPr>
      <w:r>
        <w:t>Isolating residual changes in biomass not explained by reported fisheries landings or the production function (equation (4)) highlights deviations that can be either additions (positive residuals) or subtractions (negative residuals) to total biomass (Figure 4). Substantial additions occurred through</w:t>
      </w:r>
      <w:ins w:id="62" w:author="Pierre Pepin" w:date="2025-09-05T11:53:00Z">
        <w:r w:rsidR="00F368D9">
          <w:t>out</w:t>
        </w:r>
      </w:ins>
      <w:r>
        <w:t xml:space="preserve"> the 1980s, followed by sharp subtractions in the early 1990s across all three ecosystem production units. On the Northeast NL Shelf, biomass exceeded the estimated carrying capacity through</w:t>
      </w:r>
      <w:ins w:id="63" w:author="Pierre Pepin" w:date="2025-09-05T11:52:00Z">
        <w:r w:rsidR="00F368D9">
          <w:t>out</w:t>
        </w:r>
      </w:ins>
      <w:r>
        <w:t xml:space="preserve"> much of the 1980s, and residual subtractions exceeding 500 kt per year precede the abrupt declines of the early 1990s. Most species have since recovered on the Northeast NL Shelf, with total biomass approaching carrying capacity while community composition has remained largely unchanged. On the Grand Bank, total biomass only briefly exceeded carrying capacity in the 1980s and, following declines in the early 1990s, subsequent increases were dominated by Redfish spp. Off Southern NL, biomass remained below carrying capacity until the late 2010s, with smaller declines in the early 1990s and later increases largely driven by Redfish spp.</w:t>
      </w:r>
    </w:p>
    <w:p w14:paraId="75429CD5" w14:textId="77777777" w:rsidR="002B0777" w:rsidRDefault="00000000">
      <w:pPr>
        <w:pStyle w:val="BodyText"/>
      </w:pPr>
      <w:r>
        <w:t>Further inspection of the process errors reveals common patterns across all focal species across three ecosystem production units (Figure 5). Like the exponentiated and unstandardized process errors (“residual change”) shown in Figure 4, the standardized process errors highlight substantive subtractions in the early 1990s, representing time-series lows for 19 out of 21 populations. The standardized values also reveal parallel and periodic increases and decreases within each region. The species-to-species correlations in the process errors estimated by the “just correlation” model indicate that 84% (53 of 63) of pairs were positively correlated. Also note that the “shared correlation” model estimates of a common species-to-species correlation parameter were 0.79 (95% CI: 0.70, 0.86), 0.68 (95% CI: 0.58, 0.76), and 0.81 (95% CI: 0.66, 0.90) for the Northeast NL Shelf, Grand Bank, and Southern NL ecosystem production units, respectively. This model received similar cross-validation scores as the “just correlation” model which, taken together, further supports the inference that the process errors are primarily positively correlated across species within each production unit.</w:t>
      </w:r>
    </w:p>
    <w:p w14:paraId="17879EED" w14:textId="77777777" w:rsidR="002B0777" w:rsidRDefault="00000000">
      <w:pPr>
        <w:pStyle w:val="Heading1"/>
      </w:pPr>
      <w:bookmarkStart w:id="64" w:name="discussion"/>
      <w:bookmarkEnd w:id="60"/>
      <w:r>
        <w:t>Discussion</w:t>
      </w:r>
    </w:p>
    <w:p w14:paraId="48E8B434" w14:textId="59C61E78" w:rsidR="002B0777" w:rsidRDefault="00000000">
      <w:pPr>
        <w:pStyle w:val="FirstParagraph"/>
      </w:pPr>
      <w:r>
        <w:t>Rather than assuming that populations are primarily regulated by species-specific carrying capacities, our multispecies production model assumes that both intra and interspecific competition stunts growth as total biomass approaches the environment’s maximal load. This assumption is conceptually similar to aggregate production models (</w:t>
      </w:r>
      <w:hyperlink w:anchor="ref-bundy2012">
        <w:r w:rsidR="002B0777">
          <w:rPr>
            <w:rStyle w:val="Hyperlink"/>
          </w:rPr>
          <w:t>Bundy et al., 2012</w:t>
        </w:r>
      </w:hyperlink>
      <w:r>
        <w:t xml:space="preserve">; </w:t>
      </w:r>
      <w:hyperlink w:anchor="ref-fogarty2012">
        <w:r w:rsidR="002B0777">
          <w:rPr>
            <w:rStyle w:val="Hyperlink"/>
          </w:rPr>
          <w:t>Fogarty et al., 2012</w:t>
        </w:r>
      </w:hyperlink>
      <w:r>
        <w:t xml:space="preserve">; </w:t>
      </w:r>
      <w:hyperlink w:anchor="ref-mueter2006">
        <w:r w:rsidR="002B0777">
          <w:rPr>
            <w:rStyle w:val="Hyperlink"/>
          </w:rPr>
          <w:t>Mueter and Megrey, 2006</w:t>
        </w:r>
      </w:hyperlink>
      <w:r>
        <w:t>) as it is rooted in the idea that total production, and consequently system-level MSY, is limited by the amount of resources available in a given ecosystem. In contrast to aggregate production models, we also attempt to capture the dynamics of species within a community. Fisheries landings, competitive interactions, predation, and prey availability all affect species-level production (</w:t>
      </w:r>
      <w:hyperlink w:anchor="ref-lotka1925">
        <w:r w:rsidR="002B0777">
          <w:rPr>
            <w:rStyle w:val="Hyperlink"/>
          </w:rPr>
          <w:t>Lotka, 1925</w:t>
        </w:r>
      </w:hyperlink>
      <w:r>
        <w:t xml:space="preserve">; </w:t>
      </w:r>
      <w:hyperlink w:anchor="ref-schaefer1954">
        <w:r w:rsidR="002B0777">
          <w:rPr>
            <w:rStyle w:val="Hyperlink"/>
          </w:rPr>
          <w:t>Schaefer, 1954</w:t>
        </w:r>
      </w:hyperlink>
      <w:r>
        <w:t xml:space="preserve">; </w:t>
      </w:r>
      <w:hyperlink w:anchor="ref-volterra1926">
        <w:r w:rsidR="002B0777">
          <w:rPr>
            <w:rStyle w:val="Hyperlink"/>
          </w:rPr>
          <w:t>Volterra, 1926</w:t>
        </w:r>
      </w:hyperlink>
      <w:r>
        <w:t>). While our model explicitly accounts for landings, species interactions are implicitly accounted for by estimating species-to-species correlations (</w:t>
      </w:r>
      <w:r w:rsidRPr="001128EF">
        <w:rPr>
          <w:i/>
          <w:iCs/>
        </w:rPr>
        <w:t>sensu</w:t>
      </w:r>
      <w:r>
        <w:t xml:space="preserve"> </w:t>
      </w:r>
      <w:hyperlink w:anchor="ref-albertsen2018">
        <w:r w:rsidR="002B0777">
          <w:rPr>
            <w:rStyle w:val="Hyperlink"/>
          </w:rPr>
          <w:t>Albertsen et al., 2018</w:t>
        </w:r>
      </w:hyperlink>
      <w:r>
        <w:t xml:space="preserve">; see </w:t>
      </w:r>
      <w:hyperlink w:anchor="ref-gamble2009">
        <w:r w:rsidR="002B0777">
          <w:rPr>
            <w:rStyle w:val="Hyperlink"/>
          </w:rPr>
          <w:t>Gamble and Link, 2009</w:t>
        </w:r>
      </w:hyperlink>
      <w:r>
        <w:t xml:space="preserve"> for a more explicit approach). Finally, by utilizing a state-space framework akin to single-species state-space production models (e.g., </w:t>
      </w:r>
      <w:hyperlink w:anchor="ref-millar2000">
        <w:r w:rsidR="002B0777">
          <w:rPr>
            <w:rStyle w:val="Hyperlink"/>
          </w:rPr>
          <w:t>Millar and Meyer, 2000</w:t>
        </w:r>
      </w:hyperlink>
      <w:r>
        <w:t xml:space="preserve">; </w:t>
      </w:r>
      <w:hyperlink w:anchor="ref-winker2018">
        <w:r w:rsidR="002B0777">
          <w:rPr>
            <w:rStyle w:val="Hyperlink"/>
          </w:rPr>
          <w:t>Winker et al., 2018</w:t>
        </w:r>
      </w:hyperlink>
      <w:r>
        <w:t xml:space="preserve">), we attempt to differentiate population processes from noise and bias from surveys of fish populations. The overall structure of the model allows species-specific dynamics to be captured while avoiding the assumption that the dynamics of each species is isolated and independent from other species sharing the same </w:t>
      </w:r>
      <w:del w:id="65" w:author="Pierre Pepin" w:date="2025-09-05T11:57:00Z">
        <w:r w:rsidDel="00353B6E">
          <w:delText xml:space="preserve">space </w:delText>
        </w:r>
      </w:del>
      <w:ins w:id="66" w:author="Pierre Pepin" w:date="2025-09-05T11:57:00Z">
        <w:r w:rsidR="00353B6E">
          <w:t>ecosystem production unit</w:t>
        </w:r>
        <w:r w:rsidR="00FE55A1">
          <w:t>,</w:t>
        </w:r>
        <w:r w:rsidR="00353B6E">
          <w:t xml:space="preserve"> </w:t>
        </w:r>
      </w:ins>
      <w:r>
        <w:t>and potentially competing for the same resources.</w:t>
      </w:r>
    </w:p>
    <w:p w14:paraId="2255FB05" w14:textId="77777777" w:rsidR="002B0777" w:rsidRDefault="00000000">
      <w:pPr>
        <w:pStyle w:val="BodyText"/>
      </w:pPr>
      <w:r>
        <w:t>Our case study focuses on the population dynamics of commercially important demersal fish stocks off the east coast of Canada. Stocks in the area collapsed in the early 1990s (</w:t>
      </w:r>
      <w:hyperlink w:anchor="ref-lear1998">
        <w:r w:rsidR="002B0777">
          <w:rPr>
            <w:rStyle w:val="Hyperlink"/>
          </w:rPr>
          <w:t>Lear, 1998</w:t>
        </w:r>
      </w:hyperlink>
      <w:r>
        <w:t>), and the relative contribution of fishing and environmental impacts has been highly debated (</w:t>
      </w:r>
      <w:hyperlink w:anchor="ref-pedersen2017">
        <w:r w:rsidR="002B0777">
          <w:rPr>
            <w:rStyle w:val="Hyperlink"/>
          </w:rPr>
          <w:t>Pedersen et al., 2017</w:t>
        </w:r>
      </w:hyperlink>
      <w:r>
        <w:t>). We attempt to disentangle the impacts of fishing from environmental effects using our multispecies production model and, in doing so, we provide empirical evidence that environmental factors played a non-negligible role in the changes observed in the region. First, we found general support for models with a system-level carrying capacity, consistent with the expectation that species within the same ecosystem production unit are constrained by a finite amount of available energy (</w:t>
      </w:r>
      <w:hyperlink w:anchor="ref-pepin2014">
        <w:r w:rsidR="002B0777">
          <w:rPr>
            <w:rStyle w:val="Hyperlink"/>
          </w:rPr>
          <w:t>Pepin et al., 2014</w:t>
        </w:r>
      </w:hyperlink>
      <w:r>
        <w:t xml:space="preserve">). Second, we found evidence for synchronous changes in the demersal fish community, which implies that a common bottom-up driver is impacting the dynamics of these species (see also </w:t>
      </w:r>
      <w:hyperlink w:anchor="ref-bundy2012">
        <w:r w:rsidR="002B0777">
          <w:rPr>
            <w:rStyle w:val="Hyperlink"/>
          </w:rPr>
          <w:t>Bundy et al., 2012</w:t>
        </w:r>
      </w:hyperlink>
      <w:r>
        <w:t>). This is supported by species-specific studies on capelin (</w:t>
      </w:r>
      <w:r>
        <w:rPr>
          <w:i/>
          <w:iCs/>
        </w:rPr>
        <w:t>Mallotus villosus</w:t>
      </w:r>
      <w:r>
        <w:t xml:space="preserve">) and Atlantic cod in the region which highlight the influence of bottom-up drivers (e.g., </w:t>
      </w:r>
      <w:hyperlink w:anchor="ref-buren2014a">
        <w:r w:rsidR="002B0777">
          <w:rPr>
            <w:rStyle w:val="Hyperlink"/>
          </w:rPr>
          <w:t>Buren et al., 2014b</w:t>
        </w:r>
      </w:hyperlink>
      <w:r>
        <w:t xml:space="preserve">, </w:t>
      </w:r>
      <w:hyperlink w:anchor="ref-buren2014b">
        <w:r w:rsidR="002B0777">
          <w:rPr>
            <w:rStyle w:val="Hyperlink"/>
          </w:rPr>
          <w:t>2014a</w:t>
        </w:r>
      </w:hyperlink>
      <w:r>
        <w:t xml:space="preserve">; </w:t>
      </w:r>
      <w:hyperlink w:anchor="ref-koen2021">
        <w:r w:rsidR="002B0777">
          <w:rPr>
            <w:rStyle w:val="Hyperlink"/>
          </w:rPr>
          <w:t>Koen-Alonso et al., 2021</w:t>
        </w:r>
      </w:hyperlink>
      <w:r>
        <w:t xml:space="preserve">; </w:t>
      </w:r>
      <w:hyperlink w:anchor="ref-regular2022">
        <w:r w:rsidR="002B0777">
          <w:rPr>
            <w:rStyle w:val="Hyperlink"/>
          </w:rPr>
          <w:t>Regular et al., 2022</w:t>
        </w:r>
      </w:hyperlink>
      <w:r>
        <w:t>). Taken together, evidence is mounting that fishing was not the sole cause of the collapses observed in the early 1990s.</w:t>
      </w:r>
    </w:p>
    <w:p w14:paraId="578BB745" w14:textId="77777777" w:rsidR="002B0777" w:rsidRDefault="00000000">
      <w:pPr>
        <w:pStyle w:val="BodyText"/>
      </w:pPr>
      <w:r>
        <w:t xml:space="preserve">Our inference that environmental factors were a key driver of stock collapses was unexpected given the compelling narrative that fishing activity was the primary driver (e.g., </w:t>
      </w:r>
      <w:hyperlink w:anchor="ref-gomes1995">
        <w:r w:rsidR="002B0777">
          <w:rPr>
            <w:rStyle w:val="Hyperlink"/>
          </w:rPr>
          <w:t>Gomes et al., 1995</w:t>
        </w:r>
      </w:hyperlink>
      <w:r>
        <w:t xml:space="preserve">; </w:t>
      </w:r>
      <w:hyperlink w:anchor="ref-hutchings1996">
        <w:r w:rsidR="002B0777">
          <w:rPr>
            <w:rStyle w:val="Hyperlink"/>
          </w:rPr>
          <w:t>Hutchings, 1996</w:t>
        </w:r>
      </w:hyperlink>
      <w:r>
        <w:t xml:space="preserve">). Since our model utilizes </w:t>
      </w:r>
      <w:r>
        <w:rPr>
          <w:i/>
          <w:iCs/>
        </w:rPr>
        <w:t>reported</w:t>
      </w:r>
      <w:r>
        <w:t xml:space="preserve"> fisheries landings, a portion of these losses may be attributed to illegal fishing activity. However, it seems unlikely that the industry had the capacity to extract the amount needed to match the estimated losses. For instance, annual catches in the late 1980s across the Northeast NL Shelf and the Grand Bank totaled ~450 kt while residual losses estimated by the model in the early 1990s was ~1000 kt. The fishing industry would have had to covertly double its efforts to explain the declines. It follows that the decline must at least in part, if not primarily, be due to an unknown environmental driver. This contention is not new (</w:t>
      </w:r>
      <w:hyperlink w:anchor="ref-atkinson1994">
        <w:r w:rsidR="002B0777">
          <w:rPr>
            <w:rStyle w:val="Hyperlink"/>
          </w:rPr>
          <w:t>Atkinson, 1994</w:t>
        </w:r>
      </w:hyperlink>
      <w:r>
        <w:t xml:space="preserve">; see, for example, </w:t>
      </w:r>
      <w:hyperlink w:anchor="ref-morgan2002">
        <w:r w:rsidR="002B0777">
          <w:rPr>
            <w:rStyle w:val="Hyperlink"/>
          </w:rPr>
          <w:t>Morgan et al., 2002</w:t>
        </w:r>
      </w:hyperlink>
      <w:r>
        <w:t xml:space="preserve">; </w:t>
      </w:r>
      <w:hyperlink w:anchor="ref-pedersen2017">
        <w:r w:rsidR="002B0777">
          <w:rPr>
            <w:rStyle w:val="Hyperlink"/>
          </w:rPr>
          <w:t>Pedersen et al., 2017</w:t>
        </w:r>
      </w:hyperlink>
      <w:r>
        <w:t>), however, it remains contentious and perplexing as we lack specific causal explanations. While increasingly cold conditions through the 1980s and early 1990s undoubtedly affected the distribution of multiple species (</w:t>
      </w:r>
      <w:hyperlink w:anchor="ref-montevecchi1997">
        <w:r w:rsidR="002B0777">
          <w:rPr>
            <w:rStyle w:val="Hyperlink"/>
          </w:rPr>
          <w:t>Montevecchi and Myers, 1997</w:t>
        </w:r>
      </w:hyperlink>
      <w:r>
        <w:t xml:space="preserve">; </w:t>
      </w:r>
      <w:hyperlink w:anchor="ref-robertson2021">
        <w:r w:rsidR="002B0777">
          <w:rPr>
            <w:rStyle w:val="Hyperlink"/>
          </w:rPr>
          <w:t>Robertson et al., 2021</w:t>
        </w:r>
      </w:hyperlink>
      <w:r>
        <w:t xml:space="preserve">; </w:t>
      </w:r>
      <w:hyperlink w:anchor="ref-rose2000">
        <w:r w:rsidR="002B0777">
          <w:rPr>
            <w:rStyle w:val="Hyperlink"/>
          </w:rPr>
          <w:t>Rose et al., 2000</w:t>
        </w:r>
      </w:hyperlink>
      <w:r>
        <w:t>), it is not yet clear whether shifting temperatures was the primary driver of the collapse and, if it was, the causal pathway has yet to be determined.</w:t>
      </w:r>
    </w:p>
    <w:p w14:paraId="2602C4B5" w14:textId="11F28E95" w:rsidR="002B0777" w:rsidRDefault="00000000">
      <w:pPr>
        <w:pStyle w:val="BodyText"/>
      </w:pPr>
      <w:r>
        <w:t>Regardless of the environmental driver behind the 1990s collapse, it is possible that increasingly industrialized and intense fishing activity through the 1960s and 1970s reduced population diversity and, consequently, hampered the ability of the species within the community to buffer subsequent environmental changes (</w:t>
      </w:r>
      <w:r>
        <w:rPr>
          <w:i/>
          <w:iCs/>
        </w:rPr>
        <w:t>sensu</w:t>
      </w:r>
      <w:r>
        <w:t xml:space="preserve"> the portfolio effect, </w:t>
      </w:r>
      <w:hyperlink w:anchor="ref-schindler2010">
        <w:r w:rsidR="002B0777">
          <w:rPr>
            <w:rStyle w:val="Hyperlink"/>
          </w:rPr>
          <w:t>Schindler et al., 2010</w:t>
        </w:r>
      </w:hyperlink>
      <w:r>
        <w:t>). Yet, a recent study found no evidence of genetic diversity loss in heavily exploited species like Atlantic cod (</w:t>
      </w:r>
      <w:hyperlink w:anchor="ref-pinsky2021">
        <w:r w:rsidR="002B0777">
          <w:rPr>
            <w:rStyle w:val="Hyperlink"/>
          </w:rPr>
          <w:t>Pinsky et al., 2021</w:t>
        </w:r>
      </w:hyperlink>
      <w:r>
        <w:t>). Another hypothesis is that fishing activity bounded the safe operating space of the system, triggering an alternate stable state (</w:t>
      </w:r>
      <w:hyperlink w:anchor="ref-scheffer2015">
        <w:r w:rsidR="002B0777">
          <w:rPr>
            <w:rStyle w:val="Hyperlink"/>
          </w:rPr>
          <w:t>Scheffer et al., 2015</w:t>
        </w:r>
      </w:hyperlink>
      <w:r>
        <w:t xml:space="preserve">). While not a perfect test of chaotic dynamics, we did assess the possibility of a systematic shift in system-level carrying capacities and found little support for this hypothesis. That said, there were clear shifts in the communities in the </w:t>
      </w:r>
      <w:del w:id="67" w:author="Pierre Pepin" w:date="2025-09-05T12:02:00Z">
        <w:r w:rsidDel="00020AB9">
          <w:delText>region</w:delText>
        </w:r>
      </w:del>
      <w:ins w:id="68" w:author="Pierre Pepin" w:date="2025-09-05T12:02:00Z">
        <w:r w:rsidR="00020AB9">
          <w:t>region,</w:t>
        </w:r>
      </w:ins>
      <w:r>
        <w:t xml:space="preserve"> and these shifts may have emerged from the combined effects of interspecific competition and shifting energy pathways. It is well known that the dominant forage species in the area shifted from capelin to shrimp (</w:t>
      </w:r>
      <w:hyperlink w:anchor="ref-dawe2012">
        <w:r w:rsidR="002B0777">
          <w:rPr>
            <w:rStyle w:val="Hyperlink"/>
          </w:rPr>
          <w:t>Dawe et al., 2012</w:t>
        </w:r>
      </w:hyperlink>
      <w:r>
        <w:t>) and this change was detrimental for cod (</w:t>
      </w:r>
      <w:hyperlink w:anchor="ref-link2019">
        <w:r w:rsidR="002B0777">
          <w:rPr>
            <w:rStyle w:val="Hyperlink"/>
          </w:rPr>
          <w:t>Link and Sherwood, 2019</w:t>
        </w:r>
      </w:hyperlink>
      <w:r>
        <w:t xml:space="preserve">; </w:t>
      </w:r>
      <w:hyperlink w:anchor="ref-mullowney2014">
        <w:r w:rsidR="002B0777">
          <w:rPr>
            <w:rStyle w:val="Hyperlink"/>
          </w:rPr>
          <w:t>Mullowney and Rose, 2014</w:t>
        </w:r>
      </w:hyperlink>
      <w:r>
        <w:t xml:space="preserve">; </w:t>
      </w:r>
      <w:hyperlink w:anchor="ref-regular2022">
        <w:r w:rsidR="002B0777">
          <w:rPr>
            <w:rStyle w:val="Hyperlink"/>
          </w:rPr>
          <w:t>Regular et al., 2022</w:t>
        </w:r>
      </w:hyperlink>
      <w:r>
        <w:t>) and perhaps other piscivorous species that rely on capelin. Shrimp are an important prey item for redfish species (</w:t>
      </w:r>
      <w:hyperlink w:anchor="ref-brown2022">
        <w:r w:rsidR="002B0777">
          <w:rPr>
            <w:rStyle w:val="Hyperlink"/>
          </w:rPr>
          <w:t>Brown-Vuillemin et al., 2022</w:t>
        </w:r>
      </w:hyperlink>
      <w:r>
        <w:t xml:space="preserve">), so it is possible that the increasing shrimp population helped support concurrent recruitment pulses of redfish. We admit that this conjecture is </w:t>
      </w:r>
      <w:del w:id="69" w:author="Pierre Pepin" w:date="2025-09-05T12:02:00Z">
        <w:r w:rsidDel="00D86F7D">
          <w:delText xml:space="preserve">highly </w:delText>
        </w:r>
      </w:del>
      <w:r>
        <w:t>speculative</w:t>
      </w:r>
      <w:ins w:id="70" w:author="Koen-Alonso, Mariano (DFO/MPO)" w:date="2025-09-11T14:19:00Z">
        <w:r w:rsidR="00496E7A" w:rsidRPr="00496E7A">
          <w:rPr>
            <w:highlight w:val="yellow"/>
            <w:rPrChange w:id="71" w:author="Koen-Alonso, Mariano (DFO/MPO)" w:date="2025-09-11T14:19:00Z">
              <w:rPr/>
            </w:rPrChange>
          </w:rPr>
          <w:t xml:space="preserve">, especially given that the estimated biomass and dominance of redfish appears </w:t>
        </w:r>
        <w:r w:rsidR="00496E7A">
          <w:rPr>
            <w:highlight w:val="yellow"/>
          </w:rPr>
          <w:t xml:space="preserve">rather </w:t>
        </w:r>
        <w:r w:rsidR="00496E7A" w:rsidRPr="00496E7A">
          <w:rPr>
            <w:highlight w:val="yellow"/>
            <w:rPrChange w:id="72" w:author="Koen-Alonso, Mariano (DFO/MPO)" w:date="2025-09-11T14:19:00Z">
              <w:rPr/>
            </w:rPrChange>
          </w:rPr>
          <w:t>unrealistic</w:t>
        </w:r>
      </w:ins>
      <w:r>
        <w:t>; however, we add it as a simple example of how bottom-up forces may be driving the observed changes in the community. The reality is obviously more complex and the observed restructuring of the communities may be akin to the “paradox of plankton” where the continuous interaction of ecological and environmental factors give rise to “oscillations and chaos, with a continuous wax and wane of species within the community” (</w:t>
      </w:r>
      <w:hyperlink w:anchor="ref-scheffer2003">
        <w:r w:rsidR="002B0777">
          <w:rPr>
            <w:rStyle w:val="Hyperlink"/>
          </w:rPr>
          <w:t>Scheffer et al., 2003</w:t>
        </w:r>
      </w:hyperlink>
      <w:r>
        <w:t>).</w:t>
      </w:r>
      <w:ins w:id="73" w:author="Koen-Alonso, Mariano (DFO/MPO)" w:date="2025-09-11T14:20:00Z">
        <w:r w:rsidR="00496E7A">
          <w:t xml:space="preserve"> </w:t>
        </w:r>
        <w:r w:rsidR="00496E7A" w:rsidRPr="00496E7A">
          <w:rPr>
            <w:highlight w:val="yellow"/>
            <w:rPrChange w:id="74" w:author="Koen-Alonso, Mariano (DFO/MPO)" w:date="2025-09-11T14:24:00Z">
              <w:rPr/>
            </w:rPrChange>
          </w:rPr>
          <w:t>In any case, our results suggest that the productivity changes ob</w:t>
        </w:r>
      </w:ins>
      <w:ins w:id="75" w:author="Koen-Alonso, Mariano (DFO/MPO)" w:date="2025-09-11T14:21:00Z">
        <w:r w:rsidR="00496E7A" w:rsidRPr="00496E7A">
          <w:rPr>
            <w:highlight w:val="yellow"/>
            <w:rPrChange w:id="76" w:author="Koen-Alonso, Mariano (DFO/MPO)" w:date="2025-09-11T14:24:00Z">
              <w:rPr/>
            </w:rPrChange>
          </w:rPr>
          <w:t xml:space="preserve">served in these ecosystems over time, appear </w:t>
        </w:r>
      </w:ins>
      <w:ins w:id="77" w:author="Koen-Alonso, Mariano (DFO/MPO)" w:date="2025-09-11T14:22:00Z">
        <w:r w:rsidR="00496E7A" w:rsidRPr="00496E7A">
          <w:rPr>
            <w:highlight w:val="yellow"/>
            <w:rPrChange w:id="78" w:author="Koen-Alonso, Mariano (DFO/MPO)" w:date="2025-09-11T14:24:00Z">
              <w:rPr/>
            </w:rPrChange>
          </w:rPr>
          <w:t xml:space="preserve">better explained by </w:t>
        </w:r>
      </w:ins>
      <w:ins w:id="79" w:author="Koen-Alonso, Mariano (DFO/MPO)" w:date="2025-09-11T14:21:00Z">
        <w:r w:rsidR="00496E7A" w:rsidRPr="00496E7A">
          <w:rPr>
            <w:highlight w:val="yellow"/>
            <w:rPrChange w:id="80" w:author="Koen-Alonso, Mariano (DFO/MPO)" w:date="2025-09-11T14:24:00Z">
              <w:rPr/>
            </w:rPrChange>
          </w:rPr>
          <w:t>underlying environmental regulat</w:t>
        </w:r>
      </w:ins>
      <w:ins w:id="81" w:author="Koen-Alonso, Mariano (DFO/MPO)" w:date="2025-09-11T16:25:00Z">
        <w:r w:rsidR="00FA5600">
          <w:rPr>
            <w:highlight w:val="yellow"/>
          </w:rPr>
          <w:t>ory</w:t>
        </w:r>
      </w:ins>
      <w:ins w:id="82" w:author="Koen-Alonso, Mariano (DFO/MPO)" w:date="2025-09-11T14:21:00Z">
        <w:r w:rsidR="00496E7A" w:rsidRPr="00496E7A">
          <w:rPr>
            <w:highlight w:val="yellow"/>
            <w:rPrChange w:id="83" w:author="Koen-Alonso, Mariano (DFO/MPO)" w:date="2025-09-11T14:24:00Z">
              <w:rPr/>
            </w:rPrChange>
          </w:rPr>
          <w:t xml:space="preserve"> process</w:t>
        </w:r>
      </w:ins>
      <w:ins w:id="84" w:author="Koen-Alonso, Mariano (DFO/MPO)" w:date="2025-09-11T14:22:00Z">
        <w:r w:rsidR="00496E7A" w:rsidRPr="00496E7A">
          <w:rPr>
            <w:highlight w:val="yellow"/>
            <w:rPrChange w:id="85" w:author="Koen-Alonso, Mariano (DFO/MPO)" w:date="2025-09-11T14:24:00Z">
              <w:rPr/>
            </w:rPrChange>
          </w:rPr>
          <w:t xml:space="preserve">es/drivers than to a </w:t>
        </w:r>
      </w:ins>
      <w:ins w:id="86" w:author="Koen-Alonso, Mariano (DFO/MPO)" w:date="2025-09-11T14:37:00Z">
        <w:r w:rsidR="003F7FE1">
          <w:rPr>
            <w:highlight w:val="yellow"/>
          </w:rPr>
          <w:t xml:space="preserve">sudden </w:t>
        </w:r>
      </w:ins>
      <w:ins w:id="87" w:author="Koen-Alonso, Mariano (DFO/MPO)" w:date="2025-09-11T14:22:00Z">
        <w:r w:rsidR="00496E7A" w:rsidRPr="00496E7A">
          <w:rPr>
            <w:highlight w:val="yellow"/>
            <w:rPrChange w:id="88" w:author="Koen-Alonso, Mariano (DFO/MPO)" w:date="2025-09-11T14:24:00Z">
              <w:rPr/>
            </w:rPrChange>
          </w:rPr>
          <w:t>structu</w:t>
        </w:r>
      </w:ins>
      <w:ins w:id="89" w:author="Koen-Alonso, Mariano (DFO/MPO)" w:date="2025-09-11T14:23:00Z">
        <w:r w:rsidR="00496E7A" w:rsidRPr="00496E7A">
          <w:rPr>
            <w:highlight w:val="yellow"/>
            <w:rPrChange w:id="90" w:author="Koen-Alonso, Mariano (DFO/MPO)" w:date="2025-09-11T14:24:00Z">
              <w:rPr/>
            </w:rPrChange>
          </w:rPr>
          <w:t xml:space="preserve">ral change in the system </w:t>
        </w:r>
      </w:ins>
      <w:ins w:id="91" w:author="Koen-Alonso, Mariano (DFO/MPO)" w:date="2025-09-11T14:37:00Z">
        <w:r w:rsidR="003F7FE1">
          <w:rPr>
            <w:highlight w:val="yellow"/>
          </w:rPr>
          <w:t xml:space="preserve">dynamics </w:t>
        </w:r>
      </w:ins>
      <w:ins w:id="92" w:author="Koen-Alonso, Mariano (DFO/MPO)" w:date="2025-09-11T14:23:00Z">
        <w:r w:rsidR="00496E7A" w:rsidRPr="00496E7A">
          <w:rPr>
            <w:highlight w:val="yellow"/>
            <w:rPrChange w:id="93" w:author="Koen-Alonso, Mariano (DFO/MPO)" w:date="2025-09-11T14:24:00Z">
              <w:rPr/>
            </w:rPrChange>
          </w:rPr>
          <w:t xml:space="preserve">(i.e. </w:t>
        </w:r>
      </w:ins>
      <w:ins w:id="94" w:author="Koen-Alonso, Mariano (DFO/MPO)" w:date="2025-09-11T14:37:00Z">
        <w:r w:rsidR="003F7FE1">
          <w:rPr>
            <w:highlight w:val="yellow"/>
          </w:rPr>
          <w:t xml:space="preserve">move to </w:t>
        </w:r>
      </w:ins>
      <w:ins w:id="95" w:author="Koen-Alonso, Mariano (DFO/MPO)" w:date="2025-09-11T14:23:00Z">
        <w:r w:rsidR="00496E7A" w:rsidRPr="00496E7A">
          <w:rPr>
            <w:highlight w:val="yellow"/>
            <w:rPrChange w:id="96" w:author="Koen-Alonso, Mariano (DFO/MPO)" w:date="2025-09-11T14:24:00Z">
              <w:rPr/>
            </w:rPrChange>
          </w:rPr>
          <w:t>alternate stable state).</w:t>
        </w:r>
        <w:r w:rsidR="00496E7A">
          <w:t xml:space="preserve"> </w:t>
        </w:r>
      </w:ins>
    </w:p>
    <w:p w14:paraId="53412A25" w14:textId="037E5C06" w:rsidR="002B0777" w:rsidRDefault="00000000">
      <w:pPr>
        <w:pStyle w:val="BodyText"/>
      </w:pPr>
      <w:r>
        <w:t>Like all models, our multispecies production model is an imperfect abstraction of nature and while it may be useful in some contexts, it is important to consider its limitations when interpreting results. First, it is important to remember that there may be a spatial mismatch in the structure and function of the populations included in this study as some stock boundaries differ from the regions used in this study. For instance, Atlantic cod in NAFO divisions 2J3KL are considered a separate stock from cod in divisions 3NO (</w:t>
      </w:r>
      <w:hyperlink w:anchor="ref-templeman1962">
        <w:r w:rsidR="002B0777">
          <w:rPr>
            <w:rStyle w:val="Hyperlink"/>
          </w:rPr>
          <w:t>Templeman, 1962</w:t>
        </w:r>
      </w:hyperlink>
      <w:r>
        <w:t>) and here we split 2J3K (Northeast NL Shelf) and 3LNO (Grand Bank) into distinct regions. Assuming that our results are comparable to previous results, it is peculiar that they indicate that total biomass in the Northeast NL Shelf production unit was above the carrying capacity of that region through the 1980s. This finding contradicts historic records that suggest populations such as Atlantic cod in 2J3KL were at substantially higher levels in the 1970s and earlier (</w:t>
      </w:r>
      <w:hyperlink w:anchor="ref-rose2004">
        <w:r w:rsidR="002B0777">
          <w:rPr>
            <w:rStyle w:val="Hyperlink"/>
          </w:rPr>
          <w:t>Rose, 2004</w:t>
        </w:r>
      </w:hyperlink>
      <w:r>
        <w:t xml:space="preserve">; </w:t>
      </w:r>
      <w:hyperlink w:anchor="ref-schijns2021">
        <w:r w:rsidR="002B0777">
          <w:rPr>
            <w:rStyle w:val="Hyperlink"/>
          </w:rPr>
          <w:t>Schijns et al., 2021</w:t>
        </w:r>
      </w:hyperlink>
      <w:r>
        <w:t>), which implies that the carrying capacity should be higher than estimated by the model presented here. Still, it is possible that the 1970s represents a period of unusually high productivity, where the system may have exceeded the carrying capacity</w:t>
      </w:r>
      <w:ins w:id="97" w:author="Pierre Pepin" w:date="2025-09-05T12:04:00Z">
        <w:r w:rsidR="006B21AF">
          <w:t xml:space="preserve"> (e.g. Cyr </w:t>
        </w:r>
      </w:ins>
      <w:ins w:id="98" w:author="Pierre Pepin" w:date="2025-09-05T12:05:00Z">
        <w:r w:rsidR="006B21AF">
          <w:t>et al.</w:t>
        </w:r>
        <w:r w:rsidR="008A5F1A">
          <w:t>, 2025)</w:t>
        </w:r>
      </w:ins>
      <w:r>
        <w:t>.</w:t>
      </w:r>
      <w:ins w:id="99" w:author="Koen-Alonso, Mariano (DFO/MPO)" w:date="2025-09-11T14:25:00Z">
        <w:r w:rsidR="00496E7A">
          <w:t xml:space="preserve"> </w:t>
        </w:r>
        <w:r w:rsidR="00496E7A" w:rsidRPr="0090243E">
          <w:rPr>
            <w:highlight w:val="yellow"/>
            <w:rPrChange w:id="100" w:author="Koen-Alonso, Mariano (DFO/MPO)" w:date="2025-09-11T14:30:00Z">
              <w:rPr/>
            </w:rPrChange>
          </w:rPr>
          <w:t xml:space="preserve">Also, carrying capacity in this context </w:t>
        </w:r>
      </w:ins>
      <w:ins w:id="101" w:author="Koen-Alonso, Mariano (DFO/MPO)" w:date="2025-09-11T14:29:00Z">
        <w:r w:rsidR="00766B1C" w:rsidRPr="0090243E">
          <w:rPr>
            <w:highlight w:val="yellow"/>
            <w:rPrChange w:id="102" w:author="Koen-Alonso, Mariano (DFO/MPO)" w:date="2025-09-11T14:30:00Z">
              <w:rPr/>
            </w:rPrChange>
          </w:rPr>
          <w:t xml:space="preserve">indeed </w:t>
        </w:r>
      </w:ins>
      <w:ins w:id="103" w:author="Koen-Alonso, Mariano (DFO/MPO)" w:date="2025-09-11T14:25:00Z">
        <w:r w:rsidR="00496E7A" w:rsidRPr="0090243E">
          <w:rPr>
            <w:highlight w:val="yellow"/>
            <w:rPrChange w:id="104" w:author="Koen-Alonso, Mariano (DFO/MPO)" w:date="2025-09-11T14:30:00Z">
              <w:rPr/>
            </w:rPrChange>
          </w:rPr>
          <w:t xml:space="preserve">represents an overall invariant </w:t>
        </w:r>
      </w:ins>
      <w:ins w:id="105" w:author="Koen-Alonso, Mariano (DFO/MPO)" w:date="2025-09-11T14:26:00Z">
        <w:r w:rsidR="00496E7A" w:rsidRPr="0090243E">
          <w:rPr>
            <w:highlight w:val="yellow"/>
            <w:rPrChange w:id="106" w:author="Koen-Alonso, Mariano (DFO/MPO)" w:date="2025-09-11T14:30:00Z">
              <w:rPr/>
            </w:rPrChange>
          </w:rPr>
          <w:t>average, and env</w:t>
        </w:r>
      </w:ins>
      <w:ins w:id="107" w:author="Koen-Alonso, Mariano (DFO/MPO)" w:date="2025-09-11T14:27:00Z">
        <w:r w:rsidR="00496E7A" w:rsidRPr="0090243E">
          <w:rPr>
            <w:highlight w:val="yellow"/>
            <w:rPrChange w:id="108" w:author="Koen-Alonso, Mariano (DFO/MPO)" w:date="2025-09-11T14:30:00Z">
              <w:rPr/>
            </w:rPrChange>
          </w:rPr>
          <w:t>ironmental processes/drivers can</w:t>
        </w:r>
        <w:r w:rsidR="00766B1C" w:rsidRPr="0090243E">
          <w:rPr>
            <w:highlight w:val="yellow"/>
            <w:rPrChange w:id="109" w:author="Koen-Alonso, Mariano (DFO/MPO)" w:date="2025-09-11T14:30:00Z">
              <w:rPr/>
            </w:rPrChange>
          </w:rPr>
          <w:t xml:space="preserve"> </w:t>
        </w:r>
      </w:ins>
      <w:ins w:id="110" w:author="Koen-Alonso, Mariano (DFO/MPO)" w:date="2025-09-11T14:28:00Z">
        <w:r w:rsidR="00766B1C" w:rsidRPr="0090243E">
          <w:rPr>
            <w:highlight w:val="yellow"/>
            <w:rPrChange w:id="111" w:author="Koen-Alonso, Mariano (DFO/MPO)" w:date="2025-09-11T14:30:00Z">
              <w:rPr/>
            </w:rPrChange>
          </w:rPr>
          <w:t xml:space="preserve">generate transient conditions that allow the </w:t>
        </w:r>
      </w:ins>
      <w:ins w:id="112" w:author="Koen-Alonso, Mariano (DFO/MPO)" w:date="2025-09-11T14:29:00Z">
        <w:r w:rsidR="00766B1C" w:rsidRPr="0090243E">
          <w:rPr>
            <w:highlight w:val="yellow"/>
            <w:rPrChange w:id="113" w:author="Koen-Alonso, Mariano (DFO/MPO)" w:date="2025-09-11T14:30:00Z">
              <w:rPr/>
            </w:rPrChange>
          </w:rPr>
          <w:t xml:space="preserve">system to </w:t>
        </w:r>
      </w:ins>
      <w:ins w:id="114" w:author="Koen-Alonso, Mariano (DFO/MPO)" w:date="2025-09-11T16:36:00Z">
        <w:r w:rsidR="0094769B">
          <w:rPr>
            <w:highlight w:val="yellow"/>
          </w:rPr>
          <w:t xml:space="preserve">ephemerally </w:t>
        </w:r>
      </w:ins>
      <w:ins w:id="115" w:author="Koen-Alonso, Mariano (DFO/MPO)" w:date="2025-09-11T14:29:00Z">
        <w:r w:rsidR="00766B1C" w:rsidRPr="0090243E">
          <w:rPr>
            <w:highlight w:val="yellow"/>
            <w:rPrChange w:id="116" w:author="Koen-Alonso, Mariano (DFO/MPO)" w:date="2025-09-11T14:30:00Z">
              <w:rPr/>
            </w:rPrChange>
          </w:rPr>
          <w:t xml:space="preserve">support higher or lower productivity that this </w:t>
        </w:r>
      </w:ins>
      <w:ins w:id="117" w:author="Koen-Alonso, Mariano (DFO/MPO)" w:date="2025-09-11T14:30:00Z">
        <w:r w:rsidR="00766B1C" w:rsidRPr="0090243E">
          <w:rPr>
            <w:highlight w:val="yellow"/>
            <w:rPrChange w:id="118" w:author="Koen-Alonso, Mariano (DFO/MPO)" w:date="2025-09-11T14:30:00Z">
              <w:rPr/>
            </w:rPrChange>
          </w:rPr>
          <w:t xml:space="preserve">long-term </w:t>
        </w:r>
      </w:ins>
      <w:ins w:id="119" w:author="Koen-Alonso, Mariano (DFO/MPO)" w:date="2025-09-11T14:29:00Z">
        <w:r w:rsidR="00766B1C" w:rsidRPr="0090243E">
          <w:rPr>
            <w:highlight w:val="yellow"/>
            <w:rPrChange w:id="120" w:author="Koen-Alonso, Mariano (DFO/MPO)" w:date="2025-09-11T14:30:00Z">
              <w:rPr/>
            </w:rPrChange>
          </w:rPr>
          <w:t>average.</w:t>
        </w:r>
      </w:ins>
    </w:p>
    <w:p w14:paraId="05FAB7D8" w14:textId="7EA7D53C" w:rsidR="002B0777" w:rsidRDefault="00000000">
      <w:pPr>
        <w:pStyle w:val="BodyText"/>
      </w:pPr>
      <w:r>
        <w:t>Results from the Grand Bank and Southern NL also indicate that the demersal fish community is currently dominated by redfish and, consequently, the system</w:t>
      </w:r>
      <w:ins w:id="121" w:author="Pierre Pepin" w:date="2025-09-05T12:05:00Z">
        <w:r w:rsidR="0055469D">
          <w:t>’s</w:t>
        </w:r>
      </w:ins>
      <w:ins w:id="122" w:author="Pierre Pepin" w:date="2025-09-05T12:06:00Z">
        <w:r w:rsidR="0055469D">
          <w:t xml:space="preserve"> biomass</w:t>
        </w:r>
      </w:ins>
      <w:r>
        <w:t xml:space="preserve"> appears to be approaching its carrying capacity. Though redfish are currently rebounding in parts of eastern Canada (</w:t>
      </w:r>
      <w:hyperlink w:anchor="ref-cadigan2022">
        <w:r w:rsidR="002B0777">
          <w:rPr>
            <w:rStyle w:val="Hyperlink"/>
          </w:rPr>
          <w:t>Cadigan et al., 2022</w:t>
        </w:r>
      </w:hyperlink>
      <w:r>
        <w:t xml:space="preserve">), the implication that it dominates the </w:t>
      </w:r>
      <w:del w:id="123" w:author="Koen-Alonso, Mariano (DFO/MPO)" w:date="2025-09-11T14:31:00Z">
        <w:r w:rsidRPr="0090243E" w:rsidDel="0090243E">
          <w:rPr>
            <w:highlight w:val="yellow"/>
            <w:rPrChange w:id="124" w:author="Koen-Alonso, Mariano (DFO/MPO)" w:date="2025-09-11T14:31:00Z">
              <w:rPr/>
            </w:rPrChange>
          </w:rPr>
          <w:delText xml:space="preserve">benthic </w:delText>
        </w:r>
      </w:del>
      <w:ins w:id="125" w:author="Koen-Alonso, Mariano (DFO/MPO)" w:date="2025-09-11T14:31:00Z">
        <w:r w:rsidR="0090243E" w:rsidRPr="0090243E">
          <w:rPr>
            <w:highlight w:val="yellow"/>
            <w:rPrChange w:id="126" w:author="Koen-Alonso, Mariano (DFO/MPO)" w:date="2025-09-11T14:31:00Z">
              <w:rPr/>
            </w:rPrChange>
          </w:rPr>
          <w:t>demersal</w:t>
        </w:r>
        <w:r w:rsidR="0090243E">
          <w:t xml:space="preserve"> </w:t>
        </w:r>
      </w:ins>
      <w:r>
        <w:t xml:space="preserve">community seems </w:t>
      </w:r>
      <w:ins w:id="127" w:author="Koen-Alonso, Mariano (DFO/MPO)" w:date="2025-09-11T14:31:00Z">
        <w:r w:rsidR="0090243E">
          <w:t xml:space="preserve">highly </w:t>
        </w:r>
      </w:ins>
      <w:r>
        <w:t>unrealistic</w:t>
      </w:r>
      <w:ins w:id="128" w:author="Koen-Alonso, Mariano (DFO/MPO)" w:date="2025-09-11T16:27:00Z">
        <w:r w:rsidR="00FA5600">
          <w:t xml:space="preserve">, </w:t>
        </w:r>
      </w:ins>
      <w:ins w:id="129" w:author="Koen-Alonso, Mariano (DFO/MPO)" w:date="2025-09-11T16:28:00Z">
        <w:r w:rsidR="00FA5600" w:rsidRPr="00FA5600">
          <w:rPr>
            <w:highlight w:val="yellow"/>
            <w:rPrChange w:id="130" w:author="Koen-Alonso, Mariano (DFO/MPO)" w:date="2025-09-11T16:31:00Z">
              <w:rPr/>
            </w:rPrChange>
          </w:rPr>
          <w:t xml:space="preserve">leading to model results that </w:t>
        </w:r>
      </w:ins>
      <w:ins w:id="131" w:author="Koen-Alonso, Mariano (DFO/MPO)" w:date="2025-09-11T16:30:00Z">
        <w:r w:rsidR="00FA5600" w:rsidRPr="00FA5600">
          <w:rPr>
            <w:highlight w:val="yellow"/>
            <w:rPrChange w:id="132" w:author="Koen-Alonso, Mariano (DFO/MPO)" w:date="2025-09-11T16:31:00Z">
              <w:rPr/>
            </w:rPrChange>
          </w:rPr>
          <w:t>imply that</w:t>
        </w:r>
      </w:ins>
      <w:ins w:id="133" w:author="Koen-Alonso, Mariano (DFO/MPO)" w:date="2025-09-11T16:28:00Z">
        <w:r w:rsidR="00FA5600" w:rsidRPr="00FA5600">
          <w:rPr>
            <w:highlight w:val="yellow"/>
            <w:rPrChange w:id="134" w:author="Koen-Alonso, Mariano (DFO/MPO)" w:date="2025-09-11T16:31:00Z">
              <w:rPr/>
            </w:rPrChange>
          </w:rPr>
          <w:t xml:space="preserve"> these systems have returned to </w:t>
        </w:r>
      </w:ins>
      <w:ins w:id="135" w:author="Koen-Alonso, Mariano (DFO/MPO)" w:date="2025-09-11T16:29:00Z">
        <w:r w:rsidR="00FA5600" w:rsidRPr="00FA5600">
          <w:rPr>
            <w:highlight w:val="yellow"/>
            <w:rPrChange w:id="136" w:author="Koen-Alonso, Mariano (DFO/MPO)" w:date="2025-09-11T16:31:00Z">
              <w:rPr/>
            </w:rPrChange>
          </w:rPr>
          <w:t>their carrying capacity</w:t>
        </w:r>
      </w:ins>
      <w:ins w:id="137" w:author="Koen-Alonso, Mariano (DFO/MPO)" w:date="2025-09-11T16:32:00Z">
        <w:r w:rsidR="00FA5600">
          <w:rPr>
            <w:highlight w:val="yellow"/>
          </w:rPr>
          <w:t>, and doing so almost</w:t>
        </w:r>
      </w:ins>
      <w:ins w:id="138" w:author="Koen-Alonso, Mariano (DFO/MPO)" w:date="2025-09-11T16:29:00Z">
        <w:r w:rsidR="00FA5600" w:rsidRPr="00FA5600">
          <w:rPr>
            <w:highlight w:val="yellow"/>
            <w:rPrChange w:id="139" w:author="Koen-Alonso, Mariano (DFO/MPO)" w:date="2025-09-11T16:31:00Z">
              <w:rPr/>
            </w:rPrChange>
          </w:rPr>
          <w:t xml:space="preserve"> </w:t>
        </w:r>
      </w:ins>
      <w:ins w:id="140" w:author="Koen-Alonso, Mariano (DFO/MPO)" w:date="2025-09-11T16:32:00Z">
        <w:r w:rsidR="00FA5600">
          <w:rPr>
            <w:highlight w:val="yellow"/>
          </w:rPr>
          <w:t xml:space="preserve">solely </w:t>
        </w:r>
      </w:ins>
      <w:ins w:id="141" w:author="Koen-Alonso, Mariano (DFO/MPO)" w:date="2025-09-11T16:29:00Z">
        <w:r w:rsidR="00FA5600" w:rsidRPr="00FA5600">
          <w:rPr>
            <w:highlight w:val="yellow"/>
            <w:rPrChange w:id="142" w:author="Koen-Alonso, Mariano (DFO/MPO)" w:date="2025-09-11T16:31:00Z">
              <w:rPr/>
            </w:rPrChange>
          </w:rPr>
          <w:t>on the</w:t>
        </w:r>
      </w:ins>
      <w:ins w:id="143" w:author="Koen-Alonso, Mariano (DFO/MPO)" w:date="2025-09-11T16:30:00Z">
        <w:r w:rsidR="00FA5600" w:rsidRPr="00FA5600">
          <w:rPr>
            <w:highlight w:val="yellow"/>
            <w:rPrChange w:id="144" w:author="Koen-Alonso, Mariano (DFO/MPO)" w:date="2025-09-11T16:31:00Z">
              <w:rPr/>
            </w:rPrChange>
          </w:rPr>
          <w:t xml:space="preserve"> basis of redfish</w:t>
        </w:r>
      </w:ins>
      <w:r w:rsidRPr="00FA5600">
        <w:rPr>
          <w:highlight w:val="yellow"/>
          <w:rPrChange w:id="145" w:author="Koen-Alonso, Mariano (DFO/MPO)" w:date="2025-09-11T16:31:00Z">
            <w:rPr/>
          </w:rPrChange>
        </w:rPr>
        <w:t xml:space="preserve">. This result </w:t>
      </w:r>
      <w:ins w:id="146" w:author="Koen-Alonso, Mariano (DFO/MPO)" w:date="2025-09-11T16:31:00Z">
        <w:r w:rsidR="00FA5600" w:rsidRPr="00FA5600">
          <w:rPr>
            <w:highlight w:val="yellow"/>
            <w:rPrChange w:id="147" w:author="Koen-Alonso, Mariano (DFO/MPO)" w:date="2025-09-11T16:31:00Z">
              <w:rPr/>
            </w:rPrChange>
          </w:rPr>
          <w:t xml:space="preserve">appears implausible, and </w:t>
        </w:r>
      </w:ins>
      <w:del w:id="148" w:author="Koen-Alonso, Mariano (DFO/MPO)" w:date="2025-09-11T16:31:00Z">
        <w:r w:rsidRPr="00FA5600" w:rsidDel="00FA5600">
          <w:rPr>
            <w:highlight w:val="yellow"/>
            <w:rPrChange w:id="149" w:author="Koen-Alonso, Mariano (DFO/MPO)" w:date="2025-09-11T16:31:00Z">
              <w:rPr/>
            </w:rPrChange>
          </w:rPr>
          <w:delText xml:space="preserve">may </w:delText>
        </w:r>
      </w:del>
      <w:ins w:id="150" w:author="Koen-Alonso, Mariano (DFO/MPO)" w:date="2025-09-11T16:31:00Z">
        <w:r w:rsidR="00FA5600" w:rsidRPr="00FA5600">
          <w:rPr>
            <w:highlight w:val="yellow"/>
            <w:rPrChange w:id="151" w:author="Koen-Alonso, Mariano (DFO/MPO)" w:date="2025-09-11T16:31:00Z">
              <w:rPr/>
            </w:rPrChange>
          </w:rPr>
          <w:t>could</w:t>
        </w:r>
        <w:r w:rsidR="00FA5600">
          <w:t xml:space="preserve"> </w:t>
        </w:r>
      </w:ins>
      <w:r>
        <w:t>be an artifact of low estimates of survey catchability or the model’s inability to properly account for year effects. Observation errors are assumed to be lognormally distributed, however, extreme catch events / black swan events in space can introduce ‘year effects’ that may be better accounted for by assuming a distribution with heavier tails, such as the t-distribution (</w:t>
      </w:r>
      <w:hyperlink w:anchor="ref-anderson2019">
        <w:r w:rsidR="002B0777">
          <w:rPr>
            <w:rStyle w:val="Hyperlink"/>
          </w:rPr>
          <w:t>Anderson and Ward, 2019</w:t>
        </w:r>
      </w:hyperlink>
      <w:r>
        <w:t>).</w:t>
      </w:r>
      <w:ins w:id="152" w:author="Koen-Alonso, Mariano (DFO/MPO)" w:date="2025-09-11T13:45:00Z">
        <w:r w:rsidR="00561DBE">
          <w:t xml:space="preserve"> </w:t>
        </w:r>
        <w:r w:rsidR="00561DBE" w:rsidRPr="00561DBE">
          <w:rPr>
            <w:highlight w:val="yellow"/>
            <w:rPrChange w:id="153" w:author="Koen-Alonso, Mariano (DFO/MPO)" w:date="2025-09-11T13:48:00Z">
              <w:rPr/>
            </w:rPrChange>
          </w:rPr>
          <w:t>Another factor that could</w:t>
        </w:r>
      </w:ins>
      <w:ins w:id="154" w:author="Koen-Alonso, Mariano (DFO/MPO)" w:date="2025-09-11T16:33:00Z">
        <w:r w:rsidR="00C3614C">
          <w:rPr>
            <w:highlight w:val="yellow"/>
          </w:rPr>
          <w:t xml:space="preserve"> contribute to</w:t>
        </w:r>
      </w:ins>
      <w:ins w:id="155" w:author="Koen-Alonso, Mariano (DFO/MPO)" w:date="2025-09-11T13:45:00Z">
        <w:r w:rsidR="00561DBE" w:rsidRPr="00561DBE">
          <w:rPr>
            <w:highlight w:val="yellow"/>
            <w:rPrChange w:id="156" w:author="Koen-Alonso, Mariano (DFO/MPO)" w:date="2025-09-11T13:48:00Z">
              <w:rPr/>
            </w:rPrChange>
          </w:rPr>
          <w:t xml:space="preserve"> explain these </w:t>
        </w:r>
      </w:ins>
      <w:ins w:id="157" w:author="Koen-Alonso, Mariano (DFO/MPO)" w:date="2025-09-11T16:33:00Z">
        <w:r w:rsidR="00C3614C">
          <w:rPr>
            <w:highlight w:val="yellow"/>
          </w:rPr>
          <w:t>issues</w:t>
        </w:r>
      </w:ins>
      <w:ins w:id="158" w:author="Koen-Alonso, Mariano (DFO/MPO)" w:date="2025-09-11T13:47:00Z">
        <w:r w:rsidR="00561DBE" w:rsidRPr="00561DBE">
          <w:rPr>
            <w:highlight w:val="yellow"/>
            <w:rPrChange w:id="159" w:author="Koen-Alonso, Mariano (DFO/MPO)" w:date="2025-09-11T13:48:00Z">
              <w:rPr/>
            </w:rPrChange>
          </w:rPr>
          <w:t xml:space="preserve"> is the </w:t>
        </w:r>
      </w:ins>
      <w:ins w:id="160" w:author="Koen-Alonso, Mariano (DFO/MPO)" w:date="2025-09-11T14:07:00Z">
        <w:r w:rsidR="00702F78">
          <w:rPr>
            <w:highlight w:val="yellow"/>
          </w:rPr>
          <w:t xml:space="preserve">model </w:t>
        </w:r>
      </w:ins>
      <w:ins w:id="161" w:author="Koen-Alonso, Mariano (DFO/MPO)" w:date="2025-09-11T13:47:00Z">
        <w:r w:rsidR="00561DBE" w:rsidRPr="00561DBE">
          <w:rPr>
            <w:highlight w:val="yellow"/>
            <w:rPrChange w:id="162" w:author="Koen-Alonso, Mariano (DFO/MPO)" w:date="2025-09-11T13:48:00Z">
              <w:rPr/>
            </w:rPrChange>
          </w:rPr>
          <w:t>assumption that biomasses of different species are interchangeably in their impact on growth rates.</w:t>
        </w:r>
        <w:r w:rsidR="00561DBE">
          <w:t xml:space="preserve"> </w:t>
        </w:r>
      </w:ins>
      <w:ins w:id="163" w:author="Koen-Alonso, Mariano (DFO/MPO)" w:date="2025-09-11T14:31:00Z">
        <w:r w:rsidR="0090243E" w:rsidRPr="0090243E">
          <w:rPr>
            <w:highlight w:val="yellow"/>
            <w:rPrChange w:id="164" w:author="Koen-Alonso, Mariano (DFO/MPO)" w:date="2025-09-11T14:32:00Z">
              <w:rPr/>
            </w:rPrChange>
          </w:rPr>
          <w:t xml:space="preserve">This is </w:t>
        </w:r>
      </w:ins>
      <w:ins w:id="165" w:author="Koen-Alonso, Mariano (DFO/MPO)" w:date="2025-09-11T16:33:00Z">
        <w:r w:rsidR="00C3614C">
          <w:rPr>
            <w:highlight w:val="yellow"/>
          </w:rPr>
          <w:t xml:space="preserve">an </w:t>
        </w:r>
      </w:ins>
      <w:ins w:id="166" w:author="Koen-Alonso, Mariano (DFO/MPO)" w:date="2025-09-11T14:31:00Z">
        <w:r w:rsidR="0090243E" w:rsidRPr="0090243E">
          <w:rPr>
            <w:highlight w:val="yellow"/>
            <w:rPrChange w:id="167" w:author="Koen-Alonso, Mariano (DFO/MPO)" w:date="2025-09-11T14:32:00Z">
              <w:rPr/>
            </w:rPrChange>
          </w:rPr>
          <w:t xml:space="preserve">assumption that </w:t>
        </w:r>
      </w:ins>
      <w:ins w:id="168" w:author="Koen-Alonso, Mariano (DFO/MPO)" w:date="2025-09-11T14:32:00Z">
        <w:r w:rsidR="0090243E" w:rsidRPr="0090243E">
          <w:rPr>
            <w:highlight w:val="yellow"/>
            <w:rPrChange w:id="169" w:author="Koen-Alonso, Mariano (DFO/MPO)" w:date="2025-09-11T14:32:00Z">
              <w:rPr/>
            </w:rPrChange>
          </w:rPr>
          <w:t>deserves additional investigation.</w:t>
        </w:r>
      </w:ins>
    </w:p>
    <w:p w14:paraId="7E6B8A3E" w14:textId="2C8FF472" w:rsidR="002B0777" w:rsidRDefault="00000000">
      <w:pPr>
        <w:pStyle w:val="BodyText"/>
      </w:pPr>
      <w:r>
        <w:t xml:space="preserve">Despite these limitations, the approach </w:t>
      </w:r>
      <w:del w:id="170" w:author="Pierre Pepin" w:date="2025-09-05T12:07:00Z">
        <w:r w:rsidDel="00200111">
          <w:delText xml:space="preserve">retains </w:delText>
        </w:r>
      </w:del>
      <w:ins w:id="171" w:author="Pierre Pepin" w:date="2025-09-05T12:07:00Z">
        <w:r w:rsidR="00200111">
          <w:t xml:space="preserve">holds </w:t>
        </w:r>
      </w:ins>
      <w:r>
        <w:t>practical value because it relies on inputs that are routinely collected in many regions (fishery‐independent surveys and landings), making it broadly applicable in data-limited contexts. In turn, the multispecies production framework provides management-relevant outputs for ecosystem-based fisheries management (EBFM): it estimates community-level constraints (shared carrying capacity) and cross-species coherence, which can be used to design reference points and harvest control rules that recognize system-level limits and trade-offs among species (</w:t>
      </w:r>
      <w:r w:rsidR="001128EF" w:rsidRPr="001128EF">
        <w:rPr>
          <w:i/>
          <w:iCs/>
        </w:rPr>
        <w:t>sensu</w:t>
      </w:r>
      <w:r w:rsidR="001128EF">
        <w:t xml:space="preserve"> </w:t>
      </w:r>
      <w:hyperlink w:anchor="ref-moffitt2016">
        <w:r w:rsidR="002B0777">
          <w:rPr>
            <w:rStyle w:val="Hyperlink"/>
          </w:rPr>
          <w:t>Moffitt et al., 2016</w:t>
        </w:r>
      </w:hyperlink>
      <w:r>
        <w:t xml:space="preserve">; </w:t>
      </w:r>
      <w:hyperlink w:anchor="ref-mueter2006">
        <w:r w:rsidR="002B0777">
          <w:rPr>
            <w:rStyle w:val="Hyperlink"/>
          </w:rPr>
          <w:t>Mueter and Megrey, 2006</w:t>
        </w:r>
      </w:hyperlink>
      <w:r>
        <w:t xml:space="preserve">). </w:t>
      </w:r>
      <w:ins w:id="172" w:author="Koen-Alonso, Mariano (DFO/MPO)" w:date="2025-09-11T14:39:00Z">
        <w:r w:rsidR="003F7FE1" w:rsidRPr="003F7FE1">
          <w:rPr>
            <w:highlight w:val="yellow"/>
            <w:rPrChange w:id="173" w:author="Koen-Alonso, Mariano (DFO/MPO)" w:date="2025-09-11T14:42:00Z">
              <w:rPr/>
            </w:rPrChange>
          </w:rPr>
          <w:t xml:space="preserve">This </w:t>
        </w:r>
      </w:ins>
      <w:ins w:id="174" w:author="Koen-Alonso, Mariano (DFO/MPO)" w:date="2025-09-11T14:41:00Z">
        <w:r w:rsidR="003F7FE1" w:rsidRPr="003F7FE1">
          <w:rPr>
            <w:highlight w:val="yellow"/>
            <w:rPrChange w:id="175" w:author="Koen-Alonso, Mariano (DFO/MPO)" w:date="2025-09-11T14:42:00Z">
              <w:rPr/>
            </w:rPrChange>
          </w:rPr>
          <w:t xml:space="preserve">type of applications </w:t>
        </w:r>
      </w:ins>
      <w:ins w:id="176" w:author="Koen-Alonso, Mariano (DFO/MPO)" w:date="2025-09-11T14:42:00Z">
        <w:r w:rsidR="003F7FE1" w:rsidRPr="003F7FE1">
          <w:rPr>
            <w:highlight w:val="yellow"/>
            <w:rPrChange w:id="177" w:author="Koen-Alonso, Mariano (DFO/MPO)" w:date="2025-09-11T14:42:00Z">
              <w:rPr/>
            </w:rPrChange>
          </w:rPr>
          <w:t>could</w:t>
        </w:r>
      </w:ins>
      <w:ins w:id="178" w:author="Koen-Alonso, Mariano (DFO/MPO)" w:date="2025-09-11T14:41:00Z">
        <w:r w:rsidR="003F7FE1" w:rsidRPr="003F7FE1">
          <w:rPr>
            <w:highlight w:val="yellow"/>
            <w:rPrChange w:id="179" w:author="Koen-Alonso, Mariano (DFO/MPO)" w:date="2025-09-11T14:42:00Z">
              <w:rPr/>
            </w:rPrChange>
          </w:rPr>
          <w:t xml:space="preserve"> com</w:t>
        </w:r>
      </w:ins>
      <w:ins w:id="180" w:author="Koen-Alonso, Mariano (DFO/MPO)" w:date="2025-09-11T14:42:00Z">
        <w:r w:rsidR="003F7FE1" w:rsidRPr="003F7FE1">
          <w:rPr>
            <w:highlight w:val="yellow"/>
            <w:rPrChange w:id="181" w:author="Koen-Alonso, Mariano (DFO/MPO)" w:date="2025-09-11T14:42:00Z">
              <w:rPr/>
            </w:rPrChange>
          </w:rPr>
          <w:t xml:space="preserve">plement </w:t>
        </w:r>
      </w:ins>
      <w:ins w:id="182" w:author="Koen-Alonso, Mariano (DFO/MPO)" w:date="2025-09-11T14:39:00Z">
        <w:r w:rsidR="003F7FE1" w:rsidRPr="003F7FE1">
          <w:rPr>
            <w:highlight w:val="yellow"/>
            <w:rPrChange w:id="183" w:author="Koen-Alonso, Mariano (DFO/MPO)" w:date="2025-09-11T14:42:00Z">
              <w:rPr/>
            </w:rPrChange>
          </w:rPr>
          <w:t>the ecosystem reference point</w:t>
        </w:r>
      </w:ins>
      <w:ins w:id="184" w:author="Koen-Alonso, Mariano (DFO/MPO)" w:date="2025-09-11T15:49:00Z">
        <w:r w:rsidR="00C93299">
          <w:rPr>
            <w:highlight w:val="yellow"/>
          </w:rPr>
          <w:t>-based framework</w:t>
        </w:r>
      </w:ins>
      <w:ins w:id="185" w:author="Koen-Alonso, Mariano (DFO/MPO)" w:date="2025-09-11T14:39:00Z">
        <w:r w:rsidR="003F7FE1" w:rsidRPr="003F7FE1">
          <w:rPr>
            <w:highlight w:val="yellow"/>
            <w:rPrChange w:id="186" w:author="Koen-Alonso, Mariano (DFO/MPO)" w:date="2025-09-11T14:42:00Z">
              <w:rPr/>
            </w:rPrChange>
          </w:rPr>
          <w:t xml:space="preserve"> </w:t>
        </w:r>
      </w:ins>
      <w:ins w:id="187" w:author="Koen-Alonso, Mariano (DFO/MPO)" w:date="2025-09-11T15:50:00Z">
        <w:r w:rsidR="00C93299">
          <w:rPr>
            <w:highlight w:val="yellow"/>
          </w:rPr>
          <w:t xml:space="preserve">currently implemented in NAFO to </w:t>
        </w:r>
      </w:ins>
      <w:ins w:id="188" w:author="Koen-Alonso, Mariano (DFO/MPO)" w:date="2025-09-11T14:40:00Z">
        <w:r w:rsidR="003F7FE1" w:rsidRPr="003F7FE1">
          <w:rPr>
            <w:highlight w:val="yellow"/>
            <w:rPrChange w:id="189" w:author="Koen-Alonso, Mariano (DFO/MPO)" w:date="2025-09-11T14:42:00Z">
              <w:rPr/>
            </w:rPrChange>
          </w:rPr>
          <w:t xml:space="preserve">inform on the risk of ecosystem overfishing </w:t>
        </w:r>
      </w:ins>
      <w:ins w:id="190" w:author="Koen-Alonso, Mariano (DFO/MPO)" w:date="2025-09-11T14:41:00Z">
        <w:r w:rsidR="003F7FE1" w:rsidRPr="003F7FE1">
          <w:rPr>
            <w:highlight w:val="yellow"/>
            <w:rPrChange w:id="191" w:author="Koen-Alonso, Mariano (DFO/MPO)" w:date="2025-09-11T14:42:00Z">
              <w:rPr/>
            </w:rPrChange>
          </w:rPr>
          <w:t>(</w:t>
        </w:r>
        <w:commentRangeStart w:id="192"/>
        <w:r w:rsidR="003F7FE1" w:rsidRPr="003F7FE1">
          <w:rPr>
            <w:highlight w:val="yellow"/>
            <w:rPrChange w:id="193" w:author="Koen-Alonso, Mariano (DFO/MPO)" w:date="2025-09-11T14:42:00Z">
              <w:rPr/>
            </w:rPrChange>
          </w:rPr>
          <w:t>REFS</w:t>
        </w:r>
      </w:ins>
      <w:commentRangeEnd w:id="192"/>
      <w:ins w:id="194" w:author="Koen-Alonso, Mariano (DFO/MPO)" w:date="2025-09-11T14:47:00Z">
        <w:r w:rsidR="003F7FE1">
          <w:rPr>
            <w:rStyle w:val="CommentReference"/>
          </w:rPr>
          <w:commentReference w:id="192"/>
        </w:r>
      </w:ins>
      <w:ins w:id="195" w:author="Koen-Alonso, Mariano (DFO/MPO)" w:date="2025-09-11T14:41:00Z">
        <w:r w:rsidR="003F7FE1" w:rsidRPr="003F7FE1">
          <w:rPr>
            <w:highlight w:val="yellow"/>
            <w:rPrChange w:id="196" w:author="Koen-Alonso, Mariano (DFO/MPO)" w:date="2025-09-11T14:42:00Z">
              <w:rPr/>
            </w:rPrChange>
          </w:rPr>
          <w:t>).</w:t>
        </w:r>
        <w:r w:rsidR="003F7FE1">
          <w:t xml:space="preserve"> </w:t>
        </w:r>
      </w:ins>
      <w:r>
        <w:t xml:space="preserve">When residual dynamics become more synchronous, managers can apply stronger precautionary buffers to account for </w:t>
      </w:r>
      <w:del w:id="197" w:author="Pierre Pepin" w:date="2025-09-05T12:08:00Z">
        <w:r w:rsidDel="008F7C3E">
          <w:delText xml:space="preserve">weaker </w:delText>
        </w:r>
      </w:del>
      <w:ins w:id="198" w:author="Pierre Pepin" w:date="2025-09-05T12:08:00Z">
        <w:r w:rsidR="008F7C3E">
          <w:t xml:space="preserve">weakened </w:t>
        </w:r>
      </w:ins>
      <w:r>
        <w:t>portfolio effects (</w:t>
      </w:r>
      <w:hyperlink w:anchor="ref-schindler2010">
        <w:r w:rsidR="002B0777">
          <w:rPr>
            <w:rStyle w:val="Hyperlink"/>
          </w:rPr>
          <w:t>Schindler et al., 2010</w:t>
        </w:r>
      </w:hyperlink>
      <w:r>
        <w:t xml:space="preserve">). The model can also support projections conditioned on community dynamics, useful for testing rebuilding trade-offs. Because it is lightweight relative to end-to-end ecosystem models (e.g., </w:t>
      </w:r>
      <w:hyperlink w:anchor="ref-fulton2011">
        <w:r w:rsidR="002B0777">
          <w:rPr>
            <w:rStyle w:val="Hyperlink"/>
          </w:rPr>
          <w:t>Fulton et al., 2011</w:t>
        </w:r>
      </w:hyperlink>
      <w:r>
        <w:t>) yet consistent with key principles of EBFM (</w:t>
      </w:r>
      <w:hyperlink w:anchor="ref-pikitch2004">
        <w:r w:rsidR="002B0777">
          <w:rPr>
            <w:rStyle w:val="Hyperlink"/>
          </w:rPr>
          <w:t>Pikitch et al., 2004</w:t>
        </w:r>
      </w:hyperlink>
      <w:r>
        <w:t>), this approach offers a tractable option to embed multispecies dynamics and environmental considerations into existing assessment and strategy-evaluation workflows.</w:t>
      </w:r>
    </w:p>
    <w:p w14:paraId="7EA3763D" w14:textId="77777777" w:rsidR="002B0777" w:rsidRDefault="00000000">
      <w:pPr>
        <w:pStyle w:val="Heading2"/>
      </w:pPr>
      <w:bookmarkStart w:id="199" w:name="conclusion"/>
      <w:r>
        <w:t>Conclusion</w:t>
      </w:r>
    </w:p>
    <w:p w14:paraId="5FFBFCF7" w14:textId="77777777" w:rsidR="002B0777" w:rsidRDefault="00000000">
      <w:pPr>
        <w:pStyle w:val="FirstParagraph"/>
      </w:pPr>
      <w:r>
        <w:t>Practitioners are becoming increasingly aware of the need to apply EBFM (</w:t>
      </w:r>
      <w:hyperlink w:anchor="ref-pikitch2004">
        <w:r w:rsidR="002B0777">
          <w:rPr>
            <w:rStyle w:val="Hyperlink"/>
          </w:rPr>
          <w:t>Pikitch et al., 2004</w:t>
        </w:r>
      </w:hyperlink>
      <w:r>
        <w:t>); however, progress has been impeded by a series of myths (</w:t>
      </w:r>
      <w:hyperlink w:anchor="ref-patrick2015">
        <w:r w:rsidR="002B0777">
          <w:rPr>
            <w:rStyle w:val="Hyperlink"/>
          </w:rPr>
          <w:t>Patrick and Link, 2015</w:t>
        </w:r>
      </w:hyperlink>
      <w:r>
        <w:t>). One myth is that “EBFM can only be implemented in regions with copious data, and the corollary, doing EBFM requires models that are too complicated” (</w:t>
      </w:r>
      <w:hyperlink w:anchor="ref-patrick2015">
        <w:r w:rsidR="002B0777">
          <w:rPr>
            <w:rStyle w:val="Hyperlink"/>
          </w:rPr>
          <w:t>Patrick and Link, 2015</w:t>
        </w:r>
      </w:hyperlink>
      <w:r>
        <w:t>). Our results support the arguments of Patrick and Link (</w:t>
      </w:r>
      <w:hyperlink w:anchor="ref-patrick2015">
        <w:r w:rsidR="002B0777">
          <w:rPr>
            <w:rStyle w:val="Hyperlink"/>
          </w:rPr>
          <w:t>2015</w:t>
        </w:r>
      </w:hyperlink>
      <w:r>
        <w:t>) that data requirements need not be prohibitive, models need not be overly complex, and perfect knowledge of every process is not required to make meaningful progress. Using standard survey and catch data, the multispecies production model presented here offers a tractable means of estimating community-level constraints and multispecies trends, as well as producing species-specific projections conditioned on recent community dynamics. As such, it provides a framework for developing reference points and testing harvest control rules that recognize trade-offs among species. Echoing earlier arguments (</w:t>
      </w:r>
      <w:hyperlink w:anchor="ref-pikitch2004">
        <w:r w:rsidR="002B0777">
          <w:rPr>
            <w:rStyle w:val="Hyperlink"/>
          </w:rPr>
          <w:t>Pikitch et al., 2004</w:t>
        </w:r>
      </w:hyperlink>
      <w:r>
        <w:t>), EBFM can and should be advanced even where data are limited. With minimal inputs, this method may help translate ecosystem considerations into operational advice, offering pragmatic support for the implementation of EBFM.</w:t>
      </w:r>
    </w:p>
    <w:p w14:paraId="612484D7" w14:textId="77777777" w:rsidR="002B0777" w:rsidRDefault="00000000">
      <w:pPr>
        <w:pStyle w:val="Heading1"/>
      </w:pPr>
      <w:bookmarkStart w:id="200" w:name="acknowledgements"/>
      <w:bookmarkEnd w:id="64"/>
      <w:bookmarkEnd w:id="199"/>
      <w:r>
        <w:t>Acknowledgements</w:t>
      </w:r>
    </w:p>
    <w:p w14:paraId="510928A3" w14:textId="1652E5BC" w:rsidR="002B0777" w:rsidRDefault="00000000">
      <w:pPr>
        <w:pStyle w:val="FirstParagraph"/>
      </w:pPr>
      <w:r>
        <w:t xml:space="preserve">We thank the many </w:t>
      </w:r>
      <w:del w:id="201" w:author="Pierre Pepin" w:date="2025-09-05T12:10:00Z">
        <w:r w:rsidDel="00987DEB">
          <w:delText>ship’s</w:delText>
        </w:r>
      </w:del>
      <w:ins w:id="202" w:author="Pierre Pepin" w:date="2025-09-05T12:10:00Z">
        <w:r w:rsidR="00987DEB">
          <w:t>ships’</w:t>
        </w:r>
      </w:ins>
      <w:r>
        <w:t xml:space="preserve"> crew and research staff involved in leading the surveys and collecting the data used in this study. These surveys were supported by Fisheries and Oceans Canada (DFO). An earlier draft version of the abstract, introduction, and discussion sections were written with the assistance of ChatGPT (March 14, 2023 version).</w:t>
      </w:r>
    </w:p>
    <w:p w14:paraId="6768CAB5" w14:textId="77777777" w:rsidR="002B0777" w:rsidRDefault="00000000">
      <w:pPr>
        <w:pStyle w:val="Heading1"/>
      </w:pPr>
      <w:bookmarkStart w:id="203" w:name="references"/>
      <w:bookmarkEnd w:id="200"/>
      <w:r>
        <w:t>References</w:t>
      </w:r>
    </w:p>
    <w:p w14:paraId="3A356542" w14:textId="77777777" w:rsidR="002B0777" w:rsidRDefault="00000000">
      <w:pPr>
        <w:pStyle w:val="Bibliography"/>
      </w:pPr>
      <w:bookmarkStart w:id="204" w:name="ref-albertsen2018"/>
      <w:bookmarkStart w:id="205" w:name="refs"/>
      <w:r>
        <w:t xml:space="preserve">Albertsen, C.M., Nielsen, A., Thygesen, U.H., 2018. Connecting single-stock assessment models through correlated survival. </w:t>
      </w:r>
      <w:r>
        <w:rPr>
          <w:i/>
          <w:iCs/>
        </w:rPr>
        <w:t>ICES Journal of Marine Science</w:t>
      </w:r>
      <w:r>
        <w:t>, 75: 235–244.</w:t>
      </w:r>
    </w:p>
    <w:p w14:paraId="2D7A7736" w14:textId="77777777" w:rsidR="002B0777" w:rsidRDefault="00000000">
      <w:pPr>
        <w:pStyle w:val="Bibliography"/>
      </w:pPr>
      <w:bookmarkStart w:id="206" w:name="ref-anderson2019"/>
      <w:bookmarkEnd w:id="204"/>
      <w:r>
        <w:t xml:space="preserve">Anderson, S.C., Ward, E.J., 2019. Black swans in space: Modeling spatiotemporal processes with extremes. </w:t>
      </w:r>
      <w:r>
        <w:rPr>
          <w:i/>
          <w:iCs/>
        </w:rPr>
        <w:t>Ecology</w:t>
      </w:r>
      <w:r>
        <w:t>, 100: e02403.</w:t>
      </w:r>
    </w:p>
    <w:p w14:paraId="4E3C0B1D" w14:textId="77777777" w:rsidR="002B0777" w:rsidRDefault="00000000">
      <w:pPr>
        <w:pStyle w:val="Bibliography"/>
      </w:pPr>
      <w:bookmarkStart w:id="207" w:name="ref-atkinson1994"/>
      <w:bookmarkEnd w:id="206"/>
      <w:r>
        <w:t xml:space="preserve">Atkinson, D.B., 1994. Some observations on the biomass and abundance of fish captured during stratified-random bottom trawl surveys in NAFO Divisions 2J and 3KL, autumn 1981-1991. </w:t>
      </w:r>
      <w:r>
        <w:rPr>
          <w:i/>
          <w:iCs/>
        </w:rPr>
        <w:t>NAFO Sci. Coun. Stud.</w:t>
      </w:r>
      <w:r>
        <w:t>, 21: 1–12.</w:t>
      </w:r>
    </w:p>
    <w:p w14:paraId="70832FB9" w14:textId="77777777" w:rsidR="002B0777" w:rsidRDefault="00000000">
      <w:pPr>
        <w:pStyle w:val="Bibliography"/>
      </w:pPr>
      <w:bookmarkStart w:id="208" w:name="ref-brown2022"/>
      <w:bookmarkEnd w:id="207"/>
      <w:r>
        <w:t>Brown-Vuillemin, S., Chabot, D., Nozères, C., Tremblay, R., Sirois, P., Robert, D., 2022. Diet composition of redfish (</w:t>
      </w:r>
      <w:r>
        <w:rPr>
          <w:i/>
          <w:iCs/>
        </w:rPr>
        <w:t>Sebastes</w:t>
      </w:r>
      <w:r>
        <w:t xml:space="preserve"> sp.) during periods of population collapse and massive resurgence in the Gulf of St. Lawrence. </w:t>
      </w:r>
      <w:r>
        <w:rPr>
          <w:i/>
          <w:iCs/>
        </w:rPr>
        <w:t>Frontiers in Marine Science</w:t>
      </w:r>
      <w:r>
        <w:t>, 9.</w:t>
      </w:r>
    </w:p>
    <w:p w14:paraId="73CAC464" w14:textId="77777777" w:rsidR="002B0777" w:rsidRDefault="00000000">
      <w:pPr>
        <w:pStyle w:val="Bibliography"/>
      </w:pPr>
      <w:bookmarkStart w:id="209" w:name="ref-bundy2012"/>
      <w:bookmarkEnd w:id="208"/>
      <w:r>
        <w:t xml:space="preserve">Bundy, A., Bohaboy, E.C., Hjermann, D.O., Mueter, F.J., Fu, C., Link, J.S., 2012. Common patterns, common drivers: Comparative analysis of aggregate surplus production across ecosystems. </w:t>
      </w:r>
      <w:r>
        <w:rPr>
          <w:i/>
          <w:iCs/>
        </w:rPr>
        <w:t>Marine Ecology Progress Series</w:t>
      </w:r>
      <w:r>
        <w:t>, 459: 203–218.</w:t>
      </w:r>
    </w:p>
    <w:p w14:paraId="44DD17A7" w14:textId="77777777" w:rsidR="002B0777" w:rsidRDefault="00000000">
      <w:pPr>
        <w:pStyle w:val="Bibliography"/>
      </w:pPr>
      <w:bookmarkStart w:id="210" w:name="ref-buren2014b"/>
      <w:bookmarkEnd w:id="209"/>
      <w:r>
        <w:t xml:space="preserve">Buren, A.D., Koen-Alonso, M., Pepin, P., Mowbray, F., Nakashima, B., Stenson, G., Ollerhead, N., Montevecchi, W.A., 2014a. Bottom-up regulation of capelin, a keystone forage species. </w:t>
      </w:r>
      <w:r>
        <w:rPr>
          <w:i/>
          <w:iCs/>
        </w:rPr>
        <w:t>PLoS One</w:t>
      </w:r>
      <w:r>
        <w:t>, 9: e87589.</w:t>
      </w:r>
    </w:p>
    <w:p w14:paraId="70E14E16" w14:textId="77777777" w:rsidR="002B0777" w:rsidRDefault="00000000">
      <w:pPr>
        <w:pStyle w:val="Bibliography"/>
      </w:pPr>
      <w:bookmarkStart w:id="211" w:name="ref-buren2014a"/>
      <w:bookmarkEnd w:id="210"/>
      <w:r>
        <w:t xml:space="preserve">Buren, A.D., Koen-Alonso, M., Stenson, G.B., 2014b. The role of harp seals, fisheries and food availability in driving the dynamics of northern cod. </w:t>
      </w:r>
      <w:r>
        <w:rPr>
          <w:i/>
          <w:iCs/>
        </w:rPr>
        <w:t>Marine Ecology Progress Series</w:t>
      </w:r>
      <w:r>
        <w:t>, 511: 265–284.</w:t>
      </w:r>
    </w:p>
    <w:p w14:paraId="0E7D9BD4" w14:textId="77777777" w:rsidR="002B0777" w:rsidRDefault="00000000">
      <w:pPr>
        <w:pStyle w:val="Bibliography"/>
      </w:pPr>
      <w:bookmarkStart w:id="212" w:name="ref-cadigan2015"/>
      <w:bookmarkEnd w:id="211"/>
      <w:r>
        <w:t xml:space="preserve">Cadigan, N.G., 2015. A state-space stock assessment model for northern cod, including under-reported catches and variable natural mortality rates. </w:t>
      </w:r>
      <w:r>
        <w:rPr>
          <w:i/>
          <w:iCs/>
        </w:rPr>
        <w:t>Canadian Journal of Fisheries and Aquatic Sciences</w:t>
      </w:r>
      <w:r>
        <w:t>, 73: 296–308.</w:t>
      </w:r>
    </w:p>
    <w:p w14:paraId="03CFD4FC" w14:textId="77777777" w:rsidR="002B0777" w:rsidRDefault="00000000">
      <w:pPr>
        <w:pStyle w:val="Bibliography"/>
      </w:pPr>
      <w:bookmarkStart w:id="213" w:name="ref-cadigan2022"/>
      <w:bookmarkEnd w:id="212"/>
      <w:r>
        <w:t xml:space="preserve">Cadigan, N.G., Duplisea, D.E., Senay, C., Parent, G.J., Winger, P.D., Linton, B., Kristinsson, K., 2022. Northwest Atlantic redfish science priorities for managing an enigmatic species complex. </w:t>
      </w:r>
      <w:r>
        <w:rPr>
          <w:i/>
          <w:iCs/>
        </w:rPr>
        <w:t>Canadian Journal of Fisheries and Aquatic Sciences</w:t>
      </w:r>
      <w:r>
        <w:t>, 79: 1572–1589.</w:t>
      </w:r>
    </w:p>
    <w:p w14:paraId="572A672A" w14:textId="77777777" w:rsidR="002B0777" w:rsidRDefault="00000000">
      <w:pPr>
        <w:pStyle w:val="Bibliography"/>
      </w:pPr>
      <w:bookmarkStart w:id="214" w:name="ref-chadwick2007"/>
      <w:bookmarkEnd w:id="213"/>
      <w:r>
        <w:t xml:space="preserve">Chadwick, E., Brodie, W., Colbourne, E., Clark, D., Gascon, D., Hurlbut, T., 2007. History of annual multi-species trawl surveys on the Atlantic coast of Canada. </w:t>
      </w:r>
      <w:r>
        <w:rPr>
          <w:i/>
          <w:iCs/>
        </w:rPr>
        <w:t>Atlantic Zonal Monitoring Program Bulletin</w:t>
      </w:r>
      <w:r>
        <w:t>, 6: 25–42.</w:t>
      </w:r>
    </w:p>
    <w:p w14:paraId="10C4A920" w14:textId="77777777" w:rsidR="002B0777" w:rsidRDefault="00000000">
      <w:pPr>
        <w:pStyle w:val="Bibliography"/>
        <w:rPr>
          <w:ins w:id="215" w:author="Pierre Pepin" w:date="2025-09-05T12:11:00Z"/>
        </w:rPr>
      </w:pPr>
      <w:bookmarkStart w:id="216" w:name="ref-chapman2018"/>
      <w:bookmarkEnd w:id="214"/>
      <w:r>
        <w:t xml:space="preserve">Chapman, E.J., Byron, C.J., 2018. The flexible application of carrying capacity in ecology. </w:t>
      </w:r>
      <w:r>
        <w:rPr>
          <w:i/>
          <w:iCs/>
        </w:rPr>
        <w:t>Global Ecology and Conservation</w:t>
      </w:r>
      <w:r>
        <w:t>, 13: e00365.</w:t>
      </w:r>
    </w:p>
    <w:p w14:paraId="360D8CBA" w14:textId="114D0984" w:rsidR="00FE4ED8" w:rsidRDefault="00FE4ED8">
      <w:pPr>
        <w:pStyle w:val="Bibliography"/>
      </w:pPr>
      <w:ins w:id="217" w:author="Pierre Pepin" w:date="2025-09-05T12:11:00Z">
        <w:r w:rsidRPr="00FE4ED8">
          <w:t>Cyr, F, Adamack, A., Bélanger, D., Koen-Alonso, M., Mullowney, D., Murphy, H., Regular, P., Pepin, P. 2025. Environmental control on the productivity of a heavily fished ecosystem. Nature Communications (2025) 16:5277 https://doi.org/10.1038/s41467-025-60453-6</w:t>
        </w:r>
      </w:ins>
    </w:p>
    <w:p w14:paraId="6398F58F" w14:textId="77777777" w:rsidR="002B0777" w:rsidRDefault="00000000">
      <w:pPr>
        <w:pStyle w:val="Bibliography"/>
      </w:pPr>
      <w:bookmarkStart w:id="218" w:name="ref-dawe2012"/>
      <w:bookmarkEnd w:id="216"/>
      <w:r>
        <w:t xml:space="preserve">Dawe, E., Koen-Alonso, M., Chabot, D., Stansbury, D., Mullowney, D., 2012. Trophic interactions between key predatory fishes and crustaceans: Comparison of two northwest atlantic systems during a period of ecosystem change. </w:t>
      </w:r>
      <w:r>
        <w:rPr>
          <w:i/>
          <w:iCs/>
        </w:rPr>
        <w:t>Marine Ecology Progress Series</w:t>
      </w:r>
      <w:r>
        <w:t>, 469: 233–248.</w:t>
      </w:r>
    </w:p>
    <w:p w14:paraId="7E114CFB" w14:textId="77777777" w:rsidR="002B0777" w:rsidRDefault="00000000">
      <w:pPr>
        <w:pStyle w:val="Bibliography"/>
      </w:pPr>
      <w:bookmarkStart w:id="219" w:name="ref-del2004"/>
      <w:bookmarkEnd w:id="218"/>
      <w:r>
        <w:t xml:space="preserve">Del Monte-Luna, P., Brook, B.W., Zetina-Rejón, M.J., Cruz-Escalona, V.H., 2004. The carrying capacity of ecosystems. </w:t>
      </w:r>
      <w:r>
        <w:rPr>
          <w:i/>
          <w:iCs/>
        </w:rPr>
        <w:t>Global Ecology and Biogeography</w:t>
      </w:r>
      <w:r>
        <w:t>, 13: 485–495.</w:t>
      </w:r>
    </w:p>
    <w:p w14:paraId="78C337CF" w14:textId="77777777" w:rsidR="002B0777" w:rsidRDefault="00000000">
      <w:pPr>
        <w:pStyle w:val="Bibliography"/>
      </w:pPr>
      <w:bookmarkStart w:id="220" w:name="ref-fogarty2012"/>
      <w:bookmarkEnd w:id="219"/>
      <w:r>
        <w:t xml:space="preserve">Fogarty, M., Overholtz, W., Link, J., 2012. Aggregate surplus production models for demersal fishery resources of the gulf of maine. </w:t>
      </w:r>
      <w:r>
        <w:rPr>
          <w:i/>
          <w:iCs/>
        </w:rPr>
        <w:t>Marine Ecology Progress Series</w:t>
      </w:r>
      <w:r>
        <w:t>, 459: 247–258.</w:t>
      </w:r>
    </w:p>
    <w:p w14:paraId="7440FF80" w14:textId="77777777" w:rsidR="002B0777" w:rsidRDefault="00000000">
      <w:pPr>
        <w:pStyle w:val="Bibliography"/>
      </w:pPr>
      <w:bookmarkStart w:id="221" w:name="ref-froese2017"/>
      <w:bookmarkEnd w:id="220"/>
      <w:r>
        <w:t xml:space="preserve">Froese, R., Demirel, N., Coro, G., Kleisner, K.M., Winker, H., 2017. Estimating fisheries reference points from catch and resilience. </w:t>
      </w:r>
      <w:r>
        <w:rPr>
          <w:i/>
          <w:iCs/>
        </w:rPr>
        <w:t>Fish and Fisheries</w:t>
      </w:r>
      <w:r>
        <w:t>, 18: 506–526.</w:t>
      </w:r>
    </w:p>
    <w:p w14:paraId="7C96C2B7" w14:textId="77777777" w:rsidR="002B0777" w:rsidRDefault="00000000">
      <w:pPr>
        <w:pStyle w:val="Bibliography"/>
      </w:pPr>
      <w:bookmarkStart w:id="222" w:name="ref-fulton2011"/>
      <w:bookmarkEnd w:id="221"/>
      <w:r>
        <w:t xml:space="preserve">Fulton, E.A., Link, J.S., Kaplan, I.C., Savina-Rolland, M., Johnson, P., Ainsworth, C., Horne, P., Gorton, R., Gamble, R.J., Smith, A.D., others, 2011. Lessons in modelling and management of marine ecosystems: The atlantis experience. </w:t>
      </w:r>
      <w:r>
        <w:rPr>
          <w:i/>
          <w:iCs/>
        </w:rPr>
        <w:t>Fish and Fisheries</w:t>
      </w:r>
      <w:r>
        <w:t>, 12: 171–188.</w:t>
      </w:r>
    </w:p>
    <w:p w14:paraId="3EB8D201" w14:textId="77777777" w:rsidR="002B0777" w:rsidRDefault="00000000">
      <w:pPr>
        <w:pStyle w:val="Bibliography"/>
      </w:pPr>
      <w:bookmarkStart w:id="223" w:name="ref-gamble2009"/>
      <w:bookmarkEnd w:id="222"/>
      <w:r>
        <w:t xml:space="preserve">Gamble, R.J., Link, J.S., 2009. Analyzing the tradeoffs among ecological and fishing effects on an example fish community: A multispecies (fisheries) production model. </w:t>
      </w:r>
      <w:r>
        <w:rPr>
          <w:i/>
          <w:iCs/>
        </w:rPr>
        <w:t>Ecological Modelling</w:t>
      </w:r>
      <w:r>
        <w:t>, 220: 2570–2582.</w:t>
      </w:r>
    </w:p>
    <w:p w14:paraId="535D3D04" w14:textId="77777777" w:rsidR="002B0777" w:rsidRDefault="00000000">
      <w:pPr>
        <w:pStyle w:val="Bibliography"/>
      </w:pPr>
      <w:bookmarkStart w:id="224" w:name="ref-gomes1995"/>
      <w:bookmarkEnd w:id="223"/>
      <w:r>
        <w:t xml:space="preserve">Gomes, M.C., Haedrich, R.L., Villagarcia, M.G., 1995. Spatial and temporal changes in the groundfish assemblages on the north-east newfoundland/labrador shelf, north-west atlantic, 1978–1991. </w:t>
      </w:r>
      <w:r>
        <w:rPr>
          <w:i/>
          <w:iCs/>
        </w:rPr>
        <w:t>Fisheries Oceanography</w:t>
      </w:r>
      <w:r>
        <w:t>, 4: 85–101.</w:t>
      </w:r>
    </w:p>
    <w:p w14:paraId="3AFA9553" w14:textId="77777777" w:rsidR="002B0777" w:rsidRDefault="00000000">
      <w:pPr>
        <w:pStyle w:val="Bibliography"/>
      </w:pPr>
      <w:bookmarkStart w:id="225" w:name="ref-hilborn1995"/>
      <w:bookmarkEnd w:id="224"/>
      <w:r>
        <w:t xml:space="preserve">Hilborn, R., Walters, C.J., Ludwig, D., 1995. Sustainable exploitation of renewable resources. </w:t>
      </w:r>
      <w:r>
        <w:rPr>
          <w:i/>
          <w:iCs/>
        </w:rPr>
        <w:t>Annual Review of Ecology and Systematics</w:t>
      </w:r>
      <w:r>
        <w:t>, 26: 45–67.</w:t>
      </w:r>
    </w:p>
    <w:p w14:paraId="3A3F66F2" w14:textId="77777777" w:rsidR="002B0777" w:rsidRDefault="00000000">
      <w:pPr>
        <w:pStyle w:val="Bibliography"/>
      </w:pPr>
      <w:bookmarkStart w:id="226" w:name="ref-hutchings2021"/>
      <w:bookmarkEnd w:id="225"/>
      <w:r>
        <w:t>Hutchings, J.A., 2021. A primer of life histories: Ecology, evolution, and application. Oxford University Press.</w:t>
      </w:r>
    </w:p>
    <w:p w14:paraId="2D5D2AEE" w14:textId="77777777" w:rsidR="002B0777" w:rsidRDefault="00000000">
      <w:pPr>
        <w:pStyle w:val="Bibliography"/>
      </w:pPr>
      <w:bookmarkStart w:id="227" w:name="ref-hutchings1996"/>
      <w:bookmarkEnd w:id="226"/>
      <w:r>
        <w:t xml:space="preserve">Hutchings, J.A., 1996. Spatial and temporal variation in the density of northern cod and a review of hypotheses for the stock’s collapse. </w:t>
      </w:r>
      <w:r>
        <w:rPr>
          <w:i/>
          <w:iCs/>
        </w:rPr>
        <w:t>Canadian Journal of Fisheries and Aquatic Sciences</w:t>
      </w:r>
      <w:r>
        <w:t>, 53: 943–962.</w:t>
      </w:r>
    </w:p>
    <w:p w14:paraId="6A44BE35" w14:textId="77777777" w:rsidR="002B0777" w:rsidRDefault="00000000">
      <w:pPr>
        <w:pStyle w:val="Bibliography"/>
      </w:pPr>
      <w:bookmarkStart w:id="228" w:name="ref-kell2016"/>
      <w:bookmarkEnd w:id="227"/>
      <w:r>
        <w:t xml:space="preserve">Kell, L.T., Kimoto, A., Kitakado, T., 2016. Evaluation of the prediction skill of stock assessment using hindcasting. </w:t>
      </w:r>
      <w:r>
        <w:rPr>
          <w:i/>
          <w:iCs/>
        </w:rPr>
        <w:t>Fisheries Research</w:t>
      </w:r>
      <w:r>
        <w:t>, 183: 119–127.</w:t>
      </w:r>
    </w:p>
    <w:p w14:paraId="6A41D79C" w14:textId="77777777" w:rsidR="002B0777" w:rsidRDefault="00000000">
      <w:pPr>
        <w:pStyle w:val="Bibliography"/>
      </w:pPr>
      <w:bookmarkStart w:id="229" w:name="ref-koen2021"/>
      <w:bookmarkEnd w:id="228"/>
      <w:r>
        <w:t xml:space="preserve">Koen-Alonso, M., Lindstrøm, U., Cuff, A., 2021. Comparative modeling of cod-capelin dynamics in the newfoundland-labrador shelves and barents sea ecosystems. </w:t>
      </w:r>
      <w:r>
        <w:rPr>
          <w:i/>
          <w:iCs/>
        </w:rPr>
        <w:t>Frontiers in Marine Science</w:t>
      </w:r>
      <w:r>
        <w:t>, 8: 579946.</w:t>
      </w:r>
    </w:p>
    <w:p w14:paraId="7AF96C23" w14:textId="77777777" w:rsidR="002B0777" w:rsidRDefault="00000000">
      <w:pPr>
        <w:pStyle w:val="Bibliography"/>
      </w:pPr>
      <w:bookmarkStart w:id="230" w:name="ref-kristensen2015"/>
      <w:bookmarkEnd w:id="229"/>
      <w:r>
        <w:t xml:space="preserve">Kristensen, K., Nielsen, A., Berg, C., Skaug, H., Bell, B., 2016. TMB: Automatic differentiation and laplace approximation. </w:t>
      </w:r>
      <w:r>
        <w:rPr>
          <w:i/>
          <w:iCs/>
        </w:rPr>
        <w:t>Journal of Statistical Software</w:t>
      </w:r>
      <w:r>
        <w:t xml:space="preserve">, 70: 1–21. </w:t>
      </w:r>
      <w:hyperlink r:id="rId14">
        <w:r w:rsidR="002B0777">
          <w:rPr>
            <w:rStyle w:val="Hyperlink"/>
          </w:rPr>
          <w:t>https://doi.org/10.18637/jss.v070.i05</w:t>
        </w:r>
      </w:hyperlink>
    </w:p>
    <w:p w14:paraId="4DB66D34" w14:textId="77777777" w:rsidR="002B0777" w:rsidRDefault="00000000">
      <w:pPr>
        <w:pStyle w:val="Bibliography"/>
      </w:pPr>
      <w:bookmarkStart w:id="231" w:name="ref-latour2003"/>
      <w:bookmarkEnd w:id="230"/>
      <w:r>
        <w:t xml:space="preserve">Latour, R.J., Brush, M.J., Bonzek, C.F., 2003. Toward ecosystem-based fisheries management: Strategies for multispecies modeling and associated data requirements. </w:t>
      </w:r>
      <w:r>
        <w:rPr>
          <w:i/>
          <w:iCs/>
        </w:rPr>
        <w:t>Fisheries</w:t>
      </w:r>
      <w:r>
        <w:t>, 28: 10–22.</w:t>
      </w:r>
    </w:p>
    <w:p w14:paraId="6A8852B5" w14:textId="77777777" w:rsidR="002B0777" w:rsidRDefault="00000000">
      <w:pPr>
        <w:pStyle w:val="Bibliography"/>
      </w:pPr>
      <w:bookmarkStart w:id="232" w:name="ref-lear1998"/>
      <w:bookmarkEnd w:id="231"/>
      <w:r>
        <w:t xml:space="preserve">Lear, W.H., 1998. History of fisheries in the northwest atlantic: The 500-year perspective. </w:t>
      </w:r>
      <w:r>
        <w:rPr>
          <w:i/>
          <w:iCs/>
        </w:rPr>
        <w:t>Journal of Northwest Atlantic Fishery Science</w:t>
      </w:r>
      <w:r>
        <w:t>, 23.</w:t>
      </w:r>
    </w:p>
    <w:p w14:paraId="0AD9DC66" w14:textId="77777777" w:rsidR="002B0777" w:rsidRDefault="00000000">
      <w:pPr>
        <w:pStyle w:val="Bibliography"/>
      </w:pPr>
      <w:bookmarkStart w:id="233" w:name="ref-licandeo2020"/>
      <w:bookmarkEnd w:id="232"/>
      <w:r>
        <w:t xml:space="preserve">Licandeo, R., Duplisea, D.E., Senay, C., Marentette, J.R., McAllister, M.K., 2020. Management strategies for spasmodic stocks: A canadian atlantic redfish fishery case study. </w:t>
      </w:r>
      <w:r>
        <w:rPr>
          <w:i/>
          <w:iCs/>
        </w:rPr>
        <w:t>Canadian Journal of Fisheries and Aquatic Sciences</w:t>
      </w:r>
      <w:r>
        <w:t>, 77: 684–702.</w:t>
      </w:r>
    </w:p>
    <w:p w14:paraId="62E8E515" w14:textId="77777777" w:rsidR="002B0777" w:rsidRDefault="00000000">
      <w:pPr>
        <w:pStyle w:val="Bibliography"/>
      </w:pPr>
      <w:bookmarkStart w:id="234" w:name="ref-link2019"/>
      <w:bookmarkEnd w:id="233"/>
      <w:r>
        <w:t>Link, J., Sherwood, G., 2019. Feeding, growth, and trophic ecology., in: Rose, G.A. (Ed.), Atlantic Cod: A Bio-Ecology. John Wiley &amp; Sons, pp. 219–286.</w:t>
      </w:r>
    </w:p>
    <w:p w14:paraId="1BA94108" w14:textId="77777777" w:rsidR="002B0777" w:rsidRDefault="00000000">
      <w:pPr>
        <w:pStyle w:val="Bibliography"/>
      </w:pPr>
      <w:bookmarkStart w:id="235" w:name="ref-lotka1925"/>
      <w:bookmarkEnd w:id="234"/>
      <w:r>
        <w:t>Lotka, A.J., 1925. Elements of physical biology. Williams &amp; Wilkins.</w:t>
      </w:r>
    </w:p>
    <w:p w14:paraId="473080AF" w14:textId="77777777" w:rsidR="002B0777" w:rsidRDefault="00000000">
      <w:pPr>
        <w:pStyle w:val="Bibliography"/>
      </w:pPr>
      <w:bookmarkStart w:id="236" w:name="ref-millar2000"/>
      <w:bookmarkEnd w:id="235"/>
      <w:r>
        <w:t xml:space="preserve">Millar, R.B., Meyer, R., 2000. Non-linear state space modelling of fisheries biomass dynamics by using metropolis-hastings within-gibbs sampling. </w:t>
      </w:r>
      <w:r>
        <w:rPr>
          <w:i/>
          <w:iCs/>
        </w:rPr>
        <w:t>Journal of the Royal Statistical Society: Series C (Applied Statistics)</w:t>
      </w:r>
      <w:r>
        <w:t>, 49: 327–342.</w:t>
      </w:r>
    </w:p>
    <w:p w14:paraId="2AC59CEE" w14:textId="77777777" w:rsidR="002B0777" w:rsidRDefault="00000000">
      <w:pPr>
        <w:pStyle w:val="Bibliography"/>
      </w:pPr>
      <w:bookmarkStart w:id="237" w:name="ref-moffitt2016"/>
      <w:bookmarkEnd w:id="236"/>
      <w:r>
        <w:t xml:space="preserve">Moffitt, E.A., Punt, A.E., Holsman, K., Aydin, K.Y., Ianelli, J.N., Ortiz, I., 2016. Moving towards ecosystem-based fisheries management: Options for parameterizing multi-species biological reference points. </w:t>
      </w:r>
      <w:r>
        <w:rPr>
          <w:i/>
          <w:iCs/>
        </w:rPr>
        <w:t>Deep Sea Research Part II: Topical Studies in Oceanography</w:t>
      </w:r>
      <w:r>
        <w:t>, 134: 350–359.</w:t>
      </w:r>
    </w:p>
    <w:p w14:paraId="7A222AC1" w14:textId="77777777" w:rsidR="002B0777" w:rsidRDefault="00000000">
      <w:pPr>
        <w:pStyle w:val="Bibliography"/>
      </w:pPr>
      <w:bookmarkStart w:id="238" w:name="ref-montevecchi1997"/>
      <w:bookmarkEnd w:id="237"/>
      <w:r>
        <w:t xml:space="preserve">Montevecchi, W., Myers, R., 1997. Centurial and decadal oceanographic influences on changes in northern gannet populations and diets in the north-west atlantic: Implications for climate change. </w:t>
      </w:r>
      <w:r>
        <w:rPr>
          <w:i/>
          <w:iCs/>
        </w:rPr>
        <w:t>ICES Journal of Marine Science</w:t>
      </w:r>
      <w:r>
        <w:t>, 54: 608–614.</w:t>
      </w:r>
    </w:p>
    <w:p w14:paraId="0BCF1538" w14:textId="77777777" w:rsidR="002B0777" w:rsidRDefault="00000000">
      <w:pPr>
        <w:pStyle w:val="Bibliography"/>
      </w:pPr>
      <w:bookmarkStart w:id="239" w:name="ref-morgan2002"/>
      <w:bookmarkEnd w:id="238"/>
      <w:r>
        <w:t xml:space="preserve">Morgan, M., Brodie, W., Kulka, D., 2002. Was over-exploitation the cause of the decline of the american plaice stock off labrador and northeast newfoundland? </w:t>
      </w:r>
      <w:r>
        <w:rPr>
          <w:i/>
          <w:iCs/>
        </w:rPr>
        <w:t>Fisheries Research</w:t>
      </w:r>
      <w:r>
        <w:t>, 57: 39–49.</w:t>
      </w:r>
    </w:p>
    <w:p w14:paraId="226DB66D" w14:textId="77777777" w:rsidR="002B0777" w:rsidRDefault="00000000">
      <w:pPr>
        <w:pStyle w:val="Bibliography"/>
      </w:pPr>
      <w:bookmarkStart w:id="240" w:name="ref-mueter2006"/>
      <w:bookmarkEnd w:id="239"/>
      <w:r>
        <w:t xml:space="preserve">Mueter, F.J., Megrey, B.A., 2006. Using multi-species surplus production models to estimate ecosystem-level maximum sustainable yields. </w:t>
      </w:r>
      <w:r>
        <w:rPr>
          <w:i/>
          <w:iCs/>
        </w:rPr>
        <w:t>Fisheries Research</w:t>
      </w:r>
      <w:r>
        <w:t>, 81: 189–201.</w:t>
      </w:r>
    </w:p>
    <w:p w14:paraId="65FC2619" w14:textId="77777777" w:rsidR="002B0777" w:rsidRDefault="00000000">
      <w:pPr>
        <w:pStyle w:val="Bibliography"/>
      </w:pPr>
      <w:bookmarkStart w:id="241" w:name="ref-mullowney2014"/>
      <w:bookmarkEnd w:id="240"/>
      <w:r>
        <w:t xml:space="preserve">Mullowney, D.R., Rose, G.A., 2014. Is recovery of northern cod limited by poor feeding? The capelin hypothesis revisited. </w:t>
      </w:r>
      <w:r>
        <w:rPr>
          <w:i/>
          <w:iCs/>
        </w:rPr>
        <w:t>ICES Journal of Marine Science</w:t>
      </w:r>
      <w:r>
        <w:t>, 71: 784–793.</w:t>
      </w:r>
    </w:p>
    <w:p w14:paraId="154E7742" w14:textId="77777777" w:rsidR="002B0777" w:rsidRDefault="00000000">
      <w:pPr>
        <w:pStyle w:val="Bibliography"/>
      </w:pPr>
      <w:bookmarkStart w:id="242" w:name="ref-nafo2019"/>
      <w:bookmarkEnd w:id="241"/>
      <w:r>
        <w:t xml:space="preserve">NAFO, 2019. </w:t>
      </w:r>
      <w:hyperlink r:id="rId15">
        <w:r w:rsidR="002B0777">
          <w:rPr>
            <w:rStyle w:val="Hyperlink"/>
          </w:rPr>
          <w:t>Report of the Scientific Council, 31 May – 13 June 2019, Halifax, Canada</w:t>
        </w:r>
      </w:hyperlink>
      <w:r>
        <w:t xml:space="preserve">. </w:t>
      </w:r>
      <w:r>
        <w:rPr>
          <w:i/>
          <w:iCs/>
        </w:rPr>
        <w:t>NAFO SCS Doc</w:t>
      </w:r>
      <w:r>
        <w:t>, 19/20.</w:t>
      </w:r>
    </w:p>
    <w:p w14:paraId="7E41E136" w14:textId="77777777" w:rsidR="002B0777" w:rsidRDefault="00000000">
      <w:pPr>
        <w:pStyle w:val="Bibliography"/>
      </w:pPr>
      <w:bookmarkStart w:id="243" w:name="ref-patrick2015"/>
      <w:bookmarkEnd w:id="242"/>
      <w:r>
        <w:t xml:space="preserve">Patrick, W.S., Link, J.S., 2015. Myths that continue to impede progress in ecosystem-based fisheries management. </w:t>
      </w:r>
      <w:r>
        <w:rPr>
          <w:i/>
          <w:iCs/>
        </w:rPr>
        <w:t>Fisheries</w:t>
      </w:r>
      <w:r>
        <w:t>, 40: 155–160.</w:t>
      </w:r>
    </w:p>
    <w:p w14:paraId="4069C456" w14:textId="77777777" w:rsidR="002B0777" w:rsidRDefault="00000000">
      <w:pPr>
        <w:pStyle w:val="Bibliography"/>
      </w:pPr>
      <w:bookmarkStart w:id="244" w:name="ref-pauly2021"/>
      <w:bookmarkEnd w:id="243"/>
      <w:r>
        <w:t xml:space="preserve">Pauly, D., Froese, R., 2021. MSY needs no epitaph—but it was abused. </w:t>
      </w:r>
      <w:r>
        <w:rPr>
          <w:i/>
          <w:iCs/>
        </w:rPr>
        <w:t>ICES Journal of Marine Science</w:t>
      </w:r>
      <w:r>
        <w:t>, 78: 2204–2210.</w:t>
      </w:r>
    </w:p>
    <w:p w14:paraId="349DEA7D" w14:textId="77777777" w:rsidR="002B0777" w:rsidRDefault="00000000">
      <w:pPr>
        <w:pStyle w:val="Bibliography"/>
      </w:pPr>
      <w:bookmarkStart w:id="245" w:name="ref-pedersen2017"/>
      <w:bookmarkEnd w:id="244"/>
      <w:r>
        <w:t xml:space="preserve">Pedersen, E.J., Thompson, P.L., Ball, R.A., Fortin, M.-J., Gouhier, T.C., Link, H., Moritz, C., Nenzen, H., Stanley, R.R., Taranu, Z.E., others, 2017. Signatures of the collapse and incipient recovery of an overexploited marine ecosystem. </w:t>
      </w:r>
      <w:r>
        <w:rPr>
          <w:i/>
          <w:iCs/>
        </w:rPr>
        <w:t>Royal Society Open Science</w:t>
      </w:r>
      <w:r>
        <w:t>, 4: 170215.</w:t>
      </w:r>
    </w:p>
    <w:p w14:paraId="29398FAF" w14:textId="77777777" w:rsidR="002B0777" w:rsidRDefault="00000000">
      <w:pPr>
        <w:pStyle w:val="Bibliography"/>
      </w:pPr>
      <w:bookmarkStart w:id="246" w:name="ref-pepin2014"/>
      <w:bookmarkEnd w:id="245"/>
      <w:r>
        <w:t xml:space="preserve">Pepin, P., Higdon, J., Koen-Alonso, M., Fogarty, M., Ollerhead, N., 2014. Application of ecoregion analysis to the identification of Ecosystem Production Units (EPUs) in the NAFO Convention Area. </w:t>
      </w:r>
      <w:r>
        <w:rPr>
          <w:i/>
          <w:iCs/>
        </w:rPr>
        <w:t>NAFO Sci. Counc. Res. Doc</w:t>
      </w:r>
      <w:r>
        <w:t>, 14: 069.</w:t>
      </w:r>
    </w:p>
    <w:p w14:paraId="2049F0FC" w14:textId="77777777" w:rsidR="002B0777" w:rsidRDefault="00000000">
      <w:pPr>
        <w:pStyle w:val="Bibliography"/>
      </w:pPr>
      <w:bookmarkStart w:id="247" w:name="ref-pikitch2004"/>
      <w:bookmarkEnd w:id="246"/>
      <w:r>
        <w:t>Pikitch, E.K., Santora, C., Babcock, E.A., Bakun, A., Bonfil, R., Conover, D.O., Dayton, P., Doukakis, P., Fluharty, D., Heneman, B., others, 2004. Ecosystem-based fishery management. Science.</w:t>
      </w:r>
    </w:p>
    <w:p w14:paraId="4FAEC72B" w14:textId="77777777" w:rsidR="002B0777" w:rsidRDefault="00000000">
      <w:pPr>
        <w:pStyle w:val="Bibliography"/>
      </w:pPr>
      <w:bookmarkStart w:id="248" w:name="ref-pinsky2021"/>
      <w:bookmarkEnd w:id="247"/>
      <w:r>
        <w:t xml:space="preserve">Pinsky, M.L., Eikeset, A.M., Helmerson, C., Bradbury, I.R., Bentzen, P., Morris, C., Gondek-Wyrozemska, A.T., Baalsrud, H.T., Brieuc, M.S.O., Kjesbu, O.S., others, 2021. Genomic stability through time despite decades of exploitation in cod on both sides of the Atlantic. </w:t>
      </w:r>
      <w:r>
        <w:rPr>
          <w:i/>
          <w:iCs/>
        </w:rPr>
        <w:t>Proceedings of the National Academy of Sciences</w:t>
      </w:r>
      <w:r>
        <w:t>, 118: e2025453118.</w:t>
      </w:r>
    </w:p>
    <w:p w14:paraId="7F1B8B5E" w14:textId="77777777" w:rsidR="002B0777" w:rsidRDefault="00000000">
      <w:pPr>
        <w:pStyle w:val="Bibliography"/>
      </w:pPr>
      <w:bookmarkStart w:id="249" w:name="ref-R"/>
      <w:bookmarkEnd w:id="248"/>
      <w:r>
        <w:t xml:space="preserve">R Core Team, 2021. </w:t>
      </w:r>
      <w:hyperlink r:id="rId16">
        <w:r w:rsidR="002B0777">
          <w:rPr>
            <w:rStyle w:val="Hyperlink"/>
          </w:rPr>
          <w:t>R: A language and environment for statistical computing</w:t>
        </w:r>
      </w:hyperlink>
      <w:r>
        <w:t>. R Foundation for Statistical Computing, Vienna, Austria.</w:t>
      </w:r>
    </w:p>
    <w:p w14:paraId="5EBE91AD" w14:textId="77777777" w:rsidR="002B0777" w:rsidRDefault="00000000">
      <w:pPr>
        <w:pStyle w:val="Bibliography"/>
      </w:pPr>
      <w:bookmarkStart w:id="250" w:name="ref-regular2022"/>
      <w:bookmarkEnd w:id="249"/>
      <w:r>
        <w:t xml:space="preserve">Regular, P.M., Buren, A.D., Dwyer, K.S., Cadigan, N.G., Gregory, R.S., Koen-Alonso, M., Rideout, R.M., Robertson, G.J., Robertson, M.D., Stenson, G.B., Wheeland, L.J., Zhang, F., 2022. Indexing starvation mortality to assess its role in the population regulation of northern cod. </w:t>
      </w:r>
      <w:r>
        <w:rPr>
          <w:i/>
          <w:iCs/>
        </w:rPr>
        <w:t>Fisheries Research</w:t>
      </w:r>
      <w:r>
        <w:t>, 247: 106180. https://doi.org/</w:t>
      </w:r>
      <w:hyperlink r:id="rId17">
        <w:r w:rsidR="002B0777">
          <w:rPr>
            <w:rStyle w:val="Hyperlink"/>
          </w:rPr>
          <w:t>https://doi.org/10.1016/j.fishres.2021.106180</w:t>
        </w:r>
      </w:hyperlink>
    </w:p>
    <w:p w14:paraId="4FE795DA" w14:textId="77777777" w:rsidR="002B0777" w:rsidRDefault="00000000">
      <w:pPr>
        <w:pStyle w:val="Bibliography"/>
      </w:pPr>
      <w:bookmarkStart w:id="251" w:name="ref-robertson2021"/>
      <w:bookmarkEnd w:id="250"/>
      <w:r>
        <w:t xml:space="preserve">Robertson, M., Gao, J., Regular, P., Morgan, M., Zhang, F., 2021. Lagged recovery of fish spatial distributions following a cold-water perturbation. </w:t>
      </w:r>
      <w:r>
        <w:rPr>
          <w:i/>
          <w:iCs/>
        </w:rPr>
        <w:t>Scientific Reports</w:t>
      </w:r>
      <w:r>
        <w:t>, 11: 9513.</w:t>
      </w:r>
    </w:p>
    <w:p w14:paraId="026CBDA4" w14:textId="77777777" w:rsidR="002B0777" w:rsidRDefault="00000000">
      <w:pPr>
        <w:pStyle w:val="Bibliography"/>
      </w:pPr>
      <w:bookmarkStart w:id="252" w:name="ref-rose2004"/>
      <w:bookmarkEnd w:id="251"/>
      <w:r>
        <w:t>Rose, G., 2004. Reconciling overfishing and climate change with stock dynamics of Atlantic cod (</w:t>
      </w:r>
      <w:r>
        <w:rPr>
          <w:i/>
          <w:iCs/>
        </w:rPr>
        <w:t>Gadus morhua</w:t>
      </w:r>
      <w:r>
        <w:t xml:space="preserve">) over 500 years. </w:t>
      </w:r>
      <w:r>
        <w:rPr>
          <w:i/>
          <w:iCs/>
        </w:rPr>
        <w:t>Canadian Journal of Fisheries and Aquatic Sciences</w:t>
      </w:r>
      <w:r>
        <w:t>, 61: 1553–1557.</w:t>
      </w:r>
    </w:p>
    <w:p w14:paraId="20B3F035" w14:textId="77777777" w:rsidR="002B0777" w:rsidRDefault="00000000">
      <w:pPr>
        <w:pStyle w:val="Bibliography"/>
      </w:pPr>
      <w:bookmarkStart w:id="253" w:name="ref-rose2000"/>
      <w:bookmarkEnd w:id="252"/>
      <w:r>
        <w:t>Rose, G., DeYoung, B., Kulka, D., Goddard, S., Fletcher, G., 2000. Distribution shifts and overfishing the northern cod (</w:t>
      </w:r>
      <w:r>
        <w:rPr>
          <w:i/>
          <w:iCs/>
        </w:rPr>
        <w:t>gadus morhua</w:t>
      </w:r>
      <w:r>
        <w:t xml:space="preserve">): A view from the ocean. </w:t>
      </w:r>
      <w:r>
        <w:rPr>
          <w:i/>
          <w:iCs/>
        </w:rPr>
        <w:t>Canadian Journal of Fisheries and Aquatic Sciences</w:t>
      </w:r>
      <w:r>
        <w:t>, 57: 644–663.</w:t>
      </w:r>
    </w:p>
    <w:p w14:paraId="3212DA81" w14:textId="77777777" w:rsidR="002B0777" w:rsidRDefault="00000000">
      <w:pPr>
        <w:pStyle w:val="Bibliography"/>
      </w:pPr>
      <w:bookmarkStart w:id="254" w:name="ref-schaefer1954"/>
      <w:bookmarkEnd w:id="253"/>
      <w:r>
        <w:t xml:space="preserve">Schaefer, M.B., 1954. Some aspects of the dynamics of populations important to the management of the commercial marine fisheries. </w:t>
      </w:r>
      <w:r>
        <w:rPr>
          <w:i/>
          <w:iCs/>
        </w:rPr>
        <w:t>Inter-American Tropical Tuna Commission Bulletin</w:t>
      </w:r>
      <w:r>
        <w:t>, 1: 23–56.</w:t>
      </w:r>
    </w:p>
    <w:p w14:paraId="185548A7" w14:textId="77777777" w:rsidR="002B0777" w:rsidRDefault="00000000">
      <w:pPr>
        <w:pStyle w:val="Bibliography"/>
      </w:pPr>
      <w:bookmarkStart w:id="255" w:name="ref-scheffer2015"/>
      <w:bookmarkEnd w:id="254"/>
      <w:r>
        <w:t xml:space="preserve">Scheffer, M., Barrett, S., Carpenter, S., Folke, C., Green, A.J., Holmgren, M., Hughes, T., Kosten, S., Van de Leemput, I., Nepstad, D., others, 2015. Creating a safe operating space for iconic ecosystems. </w:t>
      </w:r>
      <w:r>
        <w:rPr>
          <w:i/>
          <w:iCs/>
        </w:rPr>
        <w:t>Science</w:t>
      </w:r>
      <w:r>
        <w:t>, 347: 1317–1319.</w:t>
      </w:r>
    </w:p>
    <w:p w14:paraId="1AD0F494" w14:textId="77777777" w:rsidR="002B0777" w:rsidRDefault="00000000">
      <w:pPr>
        <w:pStyle w:val="Bibliography"/>
      </w:pPr>
      <w:bookmarkStart w:id="256" w:name="ref-scheffer2003"/>
      <w:bookmarkEnd w:id="255"/>
      <w:r>
        <w:t xml:space="preserve">Scheffer, M., Rinaldi, S., Huisman, J., Weissing, F.J., 2003. Why plankton communities have no equilibrium: Solutions to the paradox. </w:t>
      </w:r>
      <w:r>
        <w:rPr>
          <w:i/>
          <w:iCs/>
        </w:rPr>
        <w:t>Hydrobiologia</w:t>
      </w:r>
      <w:r>
        <w:t>, 491: 9–18.</w:t>
      </w:r>
    </w:p>
    <w:p w14:paraId="5D43974C" w14:textId="77777777" w:rsidR="002B0777" w:rsidRDefault="00000000">
      <w:pPr>
        <w:pStyle w:val="Bibliography"/>
      </w:pPr>
      <w:bookmarkStart w:id="257" w:name="ref-schijns2021"/>
      <w:bookmarkEnd w:id="256"/>
      <w:r>
        <w:t xml:space="preserve">Schijns, R., Froese, R., Hutchings, J.A., Pauly, D., 2021. Five centuries of cod catches in eastern canada. </w:t>
      </w:r>
      <w:r>
        <w:rPr>
          <w:i/>
          <w:iCs/>
        </w:rPr>
        <w:t>ICES Journal of Marine Science</w:t>
      </w:r>
      <w:r>
        <w:t>, 78: 2675–2683.</w:t>
      </w:r>
    </w:p>
    <w:p w14:paraId="05102E08" w14:textId="77777777" w:rsidR="002B0777" w:rsidRDefault="00000000">
      <w:pPr>
        <w:pStyle w:val="Bibliography"/>
      </w:pPr>
      <w:bookmarkStart w:id="258" w:name="ref-schindler2010"/>
      <w:bookmarkEnd w:id="257"/>
      <w:r>
        <w:t xml:space="preserve">Schindler, D.E., Hilborn, R., Chasco, B., Boatright, C.P., Quinn, T.P., Rogers, L.A., Webster, M.S., 2010. Population diversity and the portfolio effect in an exploited species. </w:t>
      </w:r>
      <w:r>
        <w:rPr>
          <w:i/>
          <w:iCs/>
        </w:rPr>
        <w:t>Nature</w:t>
      </w:r>
      <w:r>
        <w:t>, 465: 609–612.</w:t>
      </w:r>
    </w:p>
    <w:p w14:paraId="58C2A034" w14:textId="77777777" w:rsidR="002B0777" w:rsidRDefault="00000000">
      <w:pPr>
        <w:pStyle w:val="Bibliography"/>
      </w:pPr>
      <w:bookmarkStart w:id="259" w:name="ref-smith1981"/>
      <w:bookmarkEnd w:id="258"/>
      <w:r>
        <w:t>Smith, S., Somerton, G., 1981. STRAP: A User-Oriented Computer Analysis System for Groundfish Research Trawl Survey Data. Canadian Technical Report of Fisheries; Aquatic Sciences No. 1030.</w:t>
      </w:r>
    </w:p>
    <w:p w14:paraId="3D88C6AE" w14:textId="77777777" w:rsidR="002B0777" w:rsidRDefault="00000000">
      <w:pPr>
        <w:pStyle w:val="Bibliography"/>
      </w:pPr>
      <w:bookmarkStart w:id="260" w:name="ref-templeman1962"/>
      <w:bookmarkEnd w:id="259"/>
      <w:r>
        <w:t xml:space="preserve">Templeman, W., 1962. Divisions of cod stocks in the northwest atlantic. </w:t>
      </w:r>
      <w:r>
        <w:rPr>
          <w:i/>
          <w:iCs/>
        </w:rPr>
        <w:t>ICNAF Redbook</w:t>
      </w:r>
      <w:r>
        <w:t>, 3: 79–123.</w:t>
      </w:r>
    </w:p>
    <w:p w14:paraId="433AC83E" w14:textId="77777777" w:rsidR="002B0777" w:rsidRDefault="00000000">
      <w:pPr>
        <w:pStyle w:val="Bibliography"/>
      </w:pPr>
      <w:bookmarkStart w:id="261" w:name="ref-thorson2020"/>
      <w:bookmarkEnd w:id="260"/>
      <w:r>
        <w:t xml:space="preserve">Thorson, J.T., 2020. Predicting recruitment density dependence and intrinsic growth rate for all fishes worldwide using a data-integrated life-history model. </w:t>
      </w:r>
      <w:r>
        <w:rPr>
          <w:i/>
          <w:iCs/>
        </w:rPr>
        <w:t>Fish and Fisheries</w:t>
      </w:r>
      <w:r>
        <w:t>, 21: 237–251.</w:t>
      </w:r>
    </w:p>
    <w:p w14:paraId="4120D3DB" w14:textId="77777777" w:rsidR="002B0777" w:rsidRDefault="00000000">
      <w:pPr>
        <w:pStyle w:val="Bibliography"/>
      </w:pPr>
      <w:bookmarkStart w:id="262" w:name="ref-volterra1926"/>
      <w:bookmarkEnd w:id="261"/>
      <w:r>
        <w:t xml:space="preserve">Volterra, V., 1926. Fluctuations in the abundance of a species considered mathematically. </w:t>
      </w:r>
      <w:r>
        <w:rPr>
          <w:i/>
          <w:iCs/>
        </w:rPr>
        <w:t>Nature</w:t>
      </w:r>
      <w:r>
        <w:t>, 118: 558–560.</w:t>
      </w:r>
    </w:p>
    <w:p w14:paraId="236C5087" w14:textId="77777777" w:rsidR="002B0777" w:rsidRDefault="00000000">
      <w:pPr>
        <w:pStyle w:val="Bibliography"/>
      </w:pPr>
      <w:bookmarkStart w:id="263" w:name="ref-walsh1992"/>
      <w:bookmarkEnd w:id="262"/>
      <w:r>
        <w:t xml:space="preserve">Walsh, S.J., 1992. Size-dependent selection at the footgear of a groundfish survey trawl. </w:t>
      </w:r>
      <w:r>
        <w:rPr>
          <w:i/>
          <w:iCs/>
        </w:rPr>
        <w:t>North American Journal of Fisheries Management</w:t>
      </w:r>
      <w:r>
        <w:t>, 12: 625–633.</w:t>
      </w:r>
    </w:p>
    <w:p w14:paraId="0D5A07F7" w14:textId="77777777" w:rsidR="002B0777" w:rsidRDefault="00000000">
      <w:pPr>
        <w:pStyle w:val="Bibliography"/>
      </w:pPr>
      <w:bookmarkStart w:id="264" w:name="ref-winker2018"/>
      <w:bookmarkEnd w:id="263"/>
      <w:r>
        <w:t xml:space="preserve">Winker, H., Carvalho, F., Kapur, M., 2018. JABBA: Just another bayesian biomass assessment. </w:t>
      </w:r>
      <w:r>
        <w:rPr>
          <w:i/>
          <w:iCs/>
        </w:rPr>
        <w:t>Fisheries Research</w:t>
      </w:r>
      <w:r>
        <w:t>, 204: 275–288.</w:t>
      </w:r>
    </w:p>
    <w:bookmarkEnd w:id="205"/>
    <w:bookmarkEnd w:id="264"/>
    <w:p w14:paraId="51F035B1" w14:textId="77777777" w:rsidR="002B0777" w:rsidRDefault="00000000">
      <w:r>
        <w:br w:type="page"/>
      </w:r>
    </w:p>
    <w:p w14:paraId="0748B287" w14:textId="77777777" w:rsidR="002B0777" w:rsidRDefault="00000000">
      <w:pPr>
        <w:pStyle w:val="Heading1"/>
      </w:pPr>
      <w:bookmarkStart w:id="265" w:name="figures"/>
      <w:bookmarkEnd w:id="203"/>
      <w:r>
        <w:t>Figures</w:t>
      </w:r>
    </w:p>
    <w:p w14:paraId="0AF595C0" w14:textId="77777777" w:rsidR="002B0777" w:rsidRDefault="00000000">
      <w:pPr>
        <w:pStyle w:val="CaptionedFigure"/>
      </w:pPr>
      <w:r>
        <w:rPr>
          <w:noProof/>
        </w:rPr>
        <w:drawing>
          <wp:inline distT="0" distB="0" distL="0" distR="0" wp14:anchorId="72B13B28" wp14:editId="14376CD6">
            <wp:extent cx="3599999" cy="4092857"/>
            <wp:effectExtent l="0" t="0" r="0" b="0"/>
            <wp:docPr id="105" name="Picture" descr="Fig 1: Map of Newfoundland and Labrador (NL) case study area showing the Northeast NL Shelf (purple), Grand Bank (green), and Southern NL (yellow) ecosystem production units."/>
            <wp:cNvGraphicFramePr/>
            <a:graphic xmlns:a="http://schemas.openxmlformats.org/drawingml/2006/main">
              <a:graphicData uri="http://schemas.openxmlformats.org/drawingml/2006/picture">
                <pic:pic xmlns:pic="http://schemas.openxmlformats.org/drawingml/2006/picture">
                  <pic:nvPicPr>
                    <pic:cNvPr id="106" name="Picture" descr="C:/Users/RegularP/Documents/PROJECTS/multispic/analysis/paper/figures/epu_map.png"/>
                    <pic:cNvPicPr>
                      <a:picLocks noChangeAspect="1" noChangeArrowheads="1"/>
                    </pic:cNvPicPr>
                  </pic:nvPicPr>
                  <pic:blipFill>
                    <a:blip r:embed="rId18"/>
                    <a:stretch>
                      <a:fillRect/>
                    </a:stretch>
                  </pic:blipFill>
                  <pic:spPr bwMode="auto">
                    <a:xfrm>
                      <a:off x="0" y="0"/>
                      <a:ext cx="3599999" cy="4092857"/>
                    </a:xfrm>
                    <a:prstGeom prst="rect">
                      <a:avLst/>
                    </a:prstGeom>
                    <a:noFill/>
                    <a:ln w="9525">
                      <a:noFill/>
                      <a:headEnd/>
                      <a:tailEnd/>
                    </a:ln>
                  </pic:spPr>
                </pic:pic>
              </a:graphicData>
            </a:graphic>
          </wp:inline>
        </w:drawing>
      </w:r>
    </w:p>
    <w:p w14:paraId="0A7E9CC7" w14:textId="77777777" w:rsidR="002B0777" w:rsidRDefault="00000000">
      <w:pPr>
        <w:pStyle w:val="ImageCaption"/>
      </w:pPr>
      <w:bookmarkStart w:id="266" w:name="fig:epu-map"/>
      <w:bookmarkEnd w:id="266"/>
      <w:r>
        <w:t>Fig 1: Map of Newfoundland and Labrador (NL) case study area showing the Northeast NL Shelf (purple), Grand Bank (green), and Southern NL (yellow) ecosystem production units.</w:t>
      </w:r>
    </w:p>
    <w:p w14:paraId="36513059" w14:textId="77777777" w:rsidR="002B0777" w:rsidRDefault="00000000">
      <w:pPr>
        <w:pStyle w:val="CaptionedFigure"/>
      </w:pPr>
      <w:r>
        <w:rPr>
          <w:noProof/>
        </w:rPr>
        <w:drawing>
          <wp:inline distT="0" distB="0" distL="0" distR="0" wp14:anchorId="2D571899" wp14:editId="01576AAC">
            <wp:extent cx="5943600" cy="2773680"/>
            <wp:effectExtent l="0" t="0" r="0" b="0"/>
            <wp:docPr id="109" name="Picture" descr="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
            <wp:cNvGraphicFramePr/>
            <a:graphic xmlns:a="http://schemas.openxmlformats.org/drawingml/2006/main">
              <a:graphicData uri="http://schemas.openxmlformats.org/drawingml/2006/picture">
                <pic:pic xmlns:pic="http://schemas.openxmlformats.org/drawingml/2006/picture">
                  <pic:nvPicPr>
                    <pic:cNvPr id="110" name="Picture" descr="C:/Users/RegularP/Documents/PROJECTS/multispic/analysis/paper/figures/score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943600" cy="2773680"/>
                    </a:xfrm>
                    <a:prstGeom prst="rect">
                      <a:avLst/>
                    </a:prstGeom>
                    <a:noFill/>
                    <a:ln w="9525">
                      <a:noFill/>
                      <a:headEnd/>
                      <a:tailEnd/>
                    </a:ln>
                  </pic:spPr>
                </pic:pic>
              </a:graphicData>
            </a:graphic>
          </wp:inline>
        </w:drawing>
      </w:r>
    </w:p>
    <w:p w14:paraId="63B886B2" w14:textId="77777777" w:rsidR="002B0777" w:rsidRDefault="00000000">
      <w:pPr>
        <w:pStyle w:val="ImageCaption"/>
      </w:pPr>
      <w:bookmarkStart w:id="267" w:name="fig:scores"/>
      <w:bookmarkEnd w:id="267"/>
      <w:r>
        <w:t>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w:t>
      </w:r>
    </w:p>
    <w:p w14:paraId="391435A1" w14:textId="77777777" w:rsidR="002B0777" w:rsidRDefault="00000000">
      <w:pPr>
        <w:pStyle w:val="CaptionedFigure"/>
      </w:pPr>
      <w:r>
        <w:rPr>
          <w:noProof/>
        </w:rPr>
        <w:drawing>
          <wp:inline distT="0" distB="0" distL="0" distR="0" wp14:anchorId="11A3E7BC" wp14:editId="57FDC0F5">
            <wp:extent cx="5943600" cy="4160520"/>
            <wp:effectExtent l="0" t="0" r="0" b="0"/>
            <wp:docPr id="113" name="Picture" descr="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
            <wp:cNvGraphicFramePr/>
            <a:graphic xmlns:a="http://schemas.openxmlformats.org/drawingml/2006/main">
              <a:graphicData uri="http://schemas.openxmlformats.org/drawingml/2006/picture">
                <pic:pic xmlns:pic="http://schemas.openxmlformats.org/drawingml/2006/picture">
                  <pic:nvPicPr>
                    <pic:cNvPr id="114" name="Picture" descr="C:/Users/RegularP/Documents/PROJECTS/multispic/analysis/paper/figures/survey_trends.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575A2898" w14:textId="77777777" w:rsidR="002B0777" w:rsidRDefault="00000000">
      <w:pPr>
        <w:pStyle w:val="ImageCaption"/>
      </w:pPr>
      <w:bookmarkStart w:id="268" w:name="fig:survey-trends"/>
      <w:bookmarkEnd w:id="268"/>
      <w:r>
        <w:t>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w:t>
      </w:r>
    </w:p>
    <w:p w14:paraId="38D43785" w14:textId="77777777" w:rsidR="002B0777" w:rsidRDefault="00000000">
      <w:pPr>
        <w:pStyle w:val="CaptionedFigure"/>
      </w:pPr>
      <w:r>
        <w:rPr>
          <w:noProof/>
        </w:rPr>
        <w:drawing>
          <wp:inline distT="0" distB="0" distL="0" distR="0" wp14:anchorId="3CE05C0C" wp14:editId="0637FCD9">
            <wp:extent cx="5943600" cy="4160520"/>
            <wp:effectExtent l="0" t="0" r="0" b="0"/>
            <wp:docPr id="117" name="Picture" descr="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
            <wp:cNvGraphicFramePr/>
            <a:graphic xmlns:a="http://schemas.openxmlformats.org/drawingml/2006/main">
              <a:graphicData uri="http://schemas.openxmlformats.org/drawingml/2006/picture">
                <pic:pic xmlns:pic="http://schemas.openxmlformats.org/drawingml/2006/picture">
                  <pic:nvPicPr>
                    <pic:cNvPr id="118" name="Picture" descr="C:/Users/RegularP/Documents/PROJECTS/multispic/analysis/paper/figures/pop_trends.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4062BD29" w14:textId="77777777" w:rsidR="002B0777" w:rsidRDefault="00000000">
      <w:pPr>
        <w:pStyle w:val="ImageCaption"/>
      </w:pPr>
      <w:bookmarkStart w:id="269" w:name="fig:pop-trends"/>
      <w:bookmarkEnd w:id="269"/>
      <w:r>
        <w:t>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w:t>
      </w:r>
    </w:p>
    <w:p w14:paraId="26FFB18D" w14:textId="77777777" w:rsidR="002B0777" w:rsidRDefault="00000000">
      <w:pPr>
        <w:pStyle w:val="CaptionedFigure"/>
      </w:pPr>
      <w:r>
        <w:rPr>
          <w:noProof/>
        </w:rPr>
        <w:drawing>
          <wp:inline distT="0" distB="0" distL="0" distR="0" wp14:anchorId="2CEBC50F" wp14:editId="6BF39B13">
            <wp:extent cx="5943600" cy="3200400"/>
            <wp:effectExtent l="0" t="0" r="0" b="0"/>
            <wp:docPr id="121" name="Picture" descr="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rho."/>
            <wp:cNvGraphicFramePr/>
            <a:graphic xmlns:a="http://schemas.openxmlformats.org/drawingml/2006/main">
              <a:graphicData uri="http://schemas.openxmlformats.org/drawingml/2006/picture">
                <pic:pic xmlns:pic="http://schemas.openxmlformats.org/drawingml/2006/picture">
                  <pic:nvPicPr>
                    <pic:cNvPr id="122" name="Picture" descr="C:/Users/RegularP/Documents/PROJECTS/multispic/analysis/paper/figures/pe_cor.sv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943600" cy="3200400"/>
                    </a:xfrm>
                    <a:prstGeom prst="rect">
                      <a:avLst/>
                    </a:prstGeom>
                    <a:noFill/>
                    <a:ln w="9525">
                      <a:noFill/>
                      <a:headEnd/>
                      <a:tailEnd/>
                    </a:ln>
                  </pic:spPr>
                </pic:pic>
              </a:graphicData>
            </a:graphic>
          </wp:inline>
        </w:drawing>
      </w:r>
    </w:p>
    <w:p w14:paraId="3A4B3807" w14:textId="77777777" w:rsidR="002B0777" w:rsidRDefault="00000000">
      <w:pPr>
        <w:pStyle w:val="ImageCaption"/>
      </w:pPr>
      <w:bookmarkStart w:id="270" w:name="fig:pe-cor"/>
      <w:bookmarkEnd w:id="270"/>
      <w:r>
        <w:t xml:space="preserve">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w:t>
      </w:r>
      <m:oMath>
        <m:r>
          <w:rPr>
            <w:rFonts w:ascii="Cambria Math" w:hAnsi="Cambria Math"/>
          </w:rPr>
          <m:t>ρ</m:t>
        </m:r>
      </m:oMath>
      <w:r>
        <w:t>.</w:t>
      </w:r>
      <w:bookmarkEnd w:id="265"/>
    </w:p>
    <w:sectPr w:rsidR="002B0777" w:rsidSect="00E63332">
      <w:headerReference w:type="even" r:id="rId27"/>
      <w:footerReference w:type="default" r:id="rId28"/>
      <w:headerReference w:type="first" r:id="rId29"/>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Koen-Alonso, Mariano (DFO/MPO)" w:date="2025-09-11T15:56:00Z" w:initials="MK">
    <w:p w14:paraId="2885CB78" w14:textId="77777777" w:rsidR="00353177" w:rsidRDefault="00C93299" w:rsidP="00353177">
      <w:pPr>
        <w:pStyle w:val="CommentText"/>
      </w:pPr>
      <w:r>
        <w:rPr>
          <w:rStyle w:val="CommentReference"/>
        </w:rPr>
        <w:annotationRef/>
      </w:r>
      <w:r w:rsidR="00353177">
        <w:t xml:space="preserve">I know that the correlated processes errors partially compensate for this sort of effects, but it’s not exactly  the same thing. </w:t>
      </w:r>
    </w:p>
  </w:comment>
  <w:comment w:id="22" w:author="Koen-Alonso, Mariano (DFO/MPO)" w:date="2025-09-11T14:14:00Z" w:initials="MK">
    <w:p w14:paraId="552929B5" w14:textId="784804CF" w:rsidR="00702F78" w:rsidRDefault="00702F78" w:rsidP="00702F78">
      <w:pPr>
        <w:pStyle w:val="CommentText"/>
      </w:pPr>
      <w:r>
        <w:rPr>
          <w:rStyle w:val="CommentReference"/>
        </w:rPr>
        <w:annotationRef/>
      </w:r>
      <w:r>
        <w:t>Unless I missed them somehow, we are not showing results with co-variates, so this text could be removed.</w:t>
      </w:r>
    </w:p>
  </w:comment>
  <w:comment w:id="61" w:author="Koen-Alonso, Mariano (DFO/MPO)" w:date="2025-09-11T16:23:00Z" w:initials="KAM(">
    <w:p w14:paraId="033BF5F4" w14:textId="77777777" w:rsidR="00FA5600" w:rsidRDefault="00FA5600" w:rsidP="00FA5600">
      <w:pPr>
        <w:pStyle w:val="CommentText"/>
      </w:pPr>
      <w:r>
        <w:rPr>
          <w:rStyle w:val="CommentReference"/>
        </w:rPr>
        <w:annotationRef/>
      </w:r>
      <w:r>
        <w:t>This also indicates that the underlying drivers are more ‘continuous” than “knife edge’, but both indicate changes in productivity in the system</w:t>
      </w:r>
    </w:p>
  </w:comment>
  <w:comment w:id="192" w:author="Koen-Alonso, Mariano (DFO/MPO)" w:date="2025-09-11T14:47:00Z" w:initials="MK">
    <w:p w14:paraId="3FC79051" w14:textId="631F6D72" w:rsidR="00222AE8" w:rsidRDefault="003F7FE1" w:rsidP="00222AE8">
      <w:pPr>
        <w:pStyle w:val="CommentText"/>
      </w:pPr>
      <w:r>
        <w:rPr>
          <w:rStyle w:val="CommentReference"/>
        </w:rPr>
        <w:annotationRef/>
      </w:r>
      <w:r w:rsidR="00222AE8">
        <w:t>The REFS here should be:</w:t>
      </w:r>
    </w:p>
    <w:p w14:paraId="379197EA" w14:textId="77777777" w:rsidR="00222AE8" w:rsidRDefault="00222AE8" w:rsidP="00222AE8">
      <w:pPr>
        <w:pStyle w:val="CommentText"/>
      </w:pPr>
      <w:r>
        <w:t>SCR 22/002, SCS 22/18 (SC June Meeting Report), COM-SC Doc 22/02 (EAFFM Report), and COM Doc 22/27 (Annual meeting report where TCI was adopted). I didn’t add them to avoid screwing with your reference manager. Sending them in separate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85CB78" w15:done="0"/>
  <w15:commentEx w15:paraId="552929B5" w15:done="0"/>
  <w15:commentEx w15:paraId="033BF5F4" w15:done="0"/>
  <w15:commentEx w15:paraId="379197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6D6F97" w16cex:dateUtc="2025-09-11T18:26:00Z"/>
  <w16cex:commentExtensible w16cex:durableId="2C6D57B2" w16cex:dateUtc="2025-09-11T16:44:00Z"/>
  <w16cex:commentExtensible w16cex:durableId="2C6D760F" w16cex:dateUtc="2025-09-11T18:53:00Z"/>
  <w16cex:commentExtensible w16cex:durableId="2C6D5F70" w16cex:dateUtc="2025-09-11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85CB78" w16cid:durableId="2C6D6F97"/>
  <w16cid:commentId w16cid:paraId="552929B5" w16cid:durableId="2C6D57B2"/>
  <w16cid:commentId w16cid:paraId="033BF5F4" w16cid:durableId="2C6D760F"/>
  <w16cid:commentId w16cid:paraId="379197EA" w16cid:durableId="2C6D5F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DFD02" w14:textId="77777777" w:rsidR="005809E4" w:rsidRDefault="005809E4">
      <w:pPr>
        <w:spacing w:after="0" w:line="240" w:lineRule="auto"/>
      </w:pPr>
      <w:r>
        <w:separator/>
      </w:r>
    </w:p>
  </w:endnote>
  <w:endnote w:type="continuationSeparator" w:id="0">
    <w:p w14:paraId="7FF462D6" w14:textId="77777777" w:rsidR="005809E4" w:rsidRDefault="00580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68129"/>
      <w:docPartObj>
        <w:docPartGallery w:val="Page Numbers (Bottom of Page)"/>
        <w:docPartUnique/>
      </w:docPartObj>
    </w:sdtPr>
    <w:sdtEndPr>
      <w:rPr>
        <w:noProof/>
      </w:rPr>
    </w:sdtEndPr>
    <w:sdtContent>
      <w:p w14:paraId="6ABBB360" w14:textId="77777777" w:rsidR="00E63332" w:rsidRDefault="00E63332">
        <w:pPr>
          <w:pStyle w:val="Footer"/>
          <w:jc w:val="right"/>
        </w:pPr>
        <w:r>
          <w:fldChar w:fldCharType="begin"/>
        </w:r>
        <w:r>
          <w:instrText xml:space="preserve"> PAGE   \* MERGEFORMAT </w:instrText>
        </w:r>
        <w:r>
          <w:fldChar w:fldCharType="separate"/>
        </w:r>
        <w:r w:rsidR="0065763B">
          <w:rPr>
            <w:noProof/>
          </w:rPr>
          <w:t>2</w:t>
        </w:r>
        <w:r>
          <w:rPr>
            <w:noProof/>
          </w:rPr>
          <w:fldChar w:fldCharType="end"/>
        </w:r>
      </w:p>
    </w:sdtContent>
  </w:sdt>
  <w:p w14:paraId="3DDD5FAA" w14:textId="77777777" w:rsidR="00E63332" w:rsidRDefault="00E63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0E46A" w14:textId="77777777" w:rsidR="005809E4" w:rsidRDefault="005809E4">
      <w:pPr>
        <w:spacing w:after="0" w:line="240" w:lineRule="auto"/>
      </w:pPr>
      <w:r>
        <w:separator/>
      </w:r>
    </w:p>
  </w:footnote>
  <w:footnote w:type="continuationSeparator" w:id="0">
    <w:p w14:paraId="01308787" w14:textId="77777777" w:rsidR="005809E4" w:rsidRDefault="00580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0A75" w14:textId="300FF06A" w:rsidR="002F6E23" w:rsidRDefault="002F6E23">
    <w:pPr>
      <w:pStyle w:val="Header"/>
    </w:pPr>
    <w:r>
      <w:rPr>
        <w:noProof/>
      </w:rPr>
      <mc:AlternateContent>
        <mc:Choice Requires="wps">
          <w:drawing>
            <wp:anchor distT="0" distB="0" distL="0" distR="0" simplePos="0" relativeHeight="251659264" behindDoc="0" locked="0" layoutInCell="1" allowOverlap="1" wp14:anchorId="6E86E30E" wp14:editId="6F51B560">
              <wp:simplePos x="635" y="635"/>
              <wp:positionH relativeFrom="page">
                <wp:align>right</wp:align>
              </wp:positionH>
              <wp:positionV relativeFrom="page">
                <wp:align>top</wp:align>
              </wp:positionV>
              <wp:extent cx="443865" cy="443865"/>
              <wp:effectExtent l="0" t="0" r="0" b="8890"/>
              <wp:wrapNone/>
              <wp:docPr id="94519722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DF47F0" w14:textId="5BD79462"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86E30E"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7DF47F0" w14:textId="5BD79462"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8107" w14:textId="4DA00F92" w:rsidR="002F6E23" w:rsidRDefault="002F6E23">
    <w:pPr>
      <w:pStyle w:val="Header"/>
    </w:pPr>
    <w:r>
      <w:rPr>
        <w:noProof/>
      </w:rPr>
      <mc:AlternateContent>
        <mc:Choice Requires="wps">
          <w:drawing>
            <wp:anchor distT="0" distB="0" distL="0" distR="0" simplePos="0" relativeHeight="251658240" behindDoc="0" locked="0" layoutInCell="1" allowOverlap="1" wp14:anchorId="10822BDC" wp14:editId="3BE7658B">
              <wp:simplePos x="635" y="635"/>
              <wp:positionH relativeFrom="page">
                <wp:align>right</wp:align>
              </wp:positionH>
              <wp:positionV relativeFrom="page">
                <wp:align>top</wp:align>
              </wp:positionV>
              <wp:extent cx="443865" cy="443865"/>
              <wp:effectExtent l="0" t="0" r="0" b="8890"/>
              <wp:wrapNone/>
              <wp:docPr id="205733696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F673AB" w14:textId="0CC0532C"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822BDC" id="_x0000_t202" coordsize="21600,21600" o:spt="202" path="m,l,21600r21600,l21600,xe">
              <v:stroke joinstyle="miter"/>
              <v:path gradientshapeok="t" o:connecttype="rect"/>
            </v:shapetype>
            <v:shape id="Text Box 1" o:spid="_x0000_s1027"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5FF673AB" w14:textId="0CC0532C" w:rsidR="002F6E23" w:rsidRPr="002F6E23" w:rsidRDefault="002F6E23" w:rsidP="002F6E23">
                    <w:pPr>
                      <w:spacing w:after="0"/>
                      <w:rPr>
                        <w:rFonts w:ascii="Calibri" w:eastAsia="Calibri" w:hAnsi="Calibri" w:cs="Calibri"/>
                        <w:noProof/>
                        <w:color w:val="000000"/>
                      </w:rPr>
                    </w:pPr>
                    <w:r w:rsidRPr="002F6E23">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924A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4E43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D235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D895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2E3B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2AD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59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1C27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AAA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B643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C165F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7242E0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BDAE3F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57806590">
    <w:abstractNumId w:val="11"/>
  </w:num>
  <w:num w:numId="2" w16cid:durableId="1398238227">
    <w:abstractNumId w:val="11"/>
  </w:num>
  <w:num w:numId="3" w16cid:durableId="1528174176">
    <w:abstractNumId w:val="9"/>
  </w:num>
  <w:num w:numId="4" w16cid:durableId="314770047">
    <w:abstractNumId w:val="7"/>
  </w:num>
  <w:num w:numId="5" w16cid:durableId="307591146">
    <w:abstractNumId w:val="6"/>
  </w:num>
  <w:num w:numId="6" w16cid:durableId="2031756312">
    <w:abstractNumId w:val="5"/>
  </w:num>
  <w:num w:numId="7" w16cid:durableId="299313002">
    <w:abstractNumId w:val="4"/>
  </w:num>
  <w:num w:numId="8" w16cid:durableId="1974209252">
    <w:abstractNumId w:val="8"/>
  </w:num>
  <w:num w:numId="9" w16cid:durableId="1001274979">
    <w:abstractNumId w:val="3"/>
  </w:num>
  <w:num w:numId="10" w16cid:durableId="1563171385">
    <w:abstractNumId w:val="2"/>
  </w:num>
  <w:num w:numId="11" w16cid:durableId="12851157">
    <w:abstractNumId w:val="1"/>
  </w:num>
  <w:num w:numId="12" w16cid:durableId="1391463478">
    <w:abstractNumId w:val="0"/>
  </w:num>
  <w:num w:numId="13" w16cid:durableId="105180950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ierre Pepin">
    <w15:presenceInfo w15:providerId="Windows Live" w15:userId="a778a211842035f1"/>
  </w15:person>
  <w15:person w15:author="Koen-Alonso, Mariano (DFO/MPO)">
    <w15:presenceInfo w15:providerId="AD" w15:userId="S::Mariano.Koen-Alonso@dfo-mpo.gc.ca::b8d27c38-856d-433f-b15d-5143238a42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CES J Marine Sci&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90D07"/>
    <w:rsid w:val="00007AB2"/>
    <w:rsid w:val="00011C8B"/>
    <w:rsid w:val="000128CE"/>
    <w:rsid w:val="00015187"/>
    <w:rsid w:val="00020AB9"/>
    <w:rsid w:val="00054F95"/>
    <w:rsid w:val="00067FAA"/>
    <w:rsid w:val="000D685D"/>
    <w:rsid w:val="000F1F41"/>
    <w:rsid w:val="00107B2E"/>
    <w:rsid w:val="001128EF"/>
    <w:rsid w:val="00132985"/>
    <w:rsid w:val="00143398"/>
    <w:rsid w:val="001B699F"/>
    <w:rsid w:val="001C440B"/>
    <w:rsid w:val="001C46FC"/>
    <w:rsid w:val="001C6F29"/>
    <w:rsid w:val="00200111"/>
    <w:rsid w:val="00222AE8"/>
    <w:rsid w:val="002619E3"/>
    <w:rsid w:val="002B0777"/>
    <w:rsid w:val="002D2BE4"/>
    <w:rsid w:val="002F6E23"/>
    <w:rsid w:val="00314937"/>
    <w:rsid w:val="003206FA"/>
    <w:rsid w:val="00353177"/>
    <w:rsid w:val="00353B6E"/>
    <w:rsid w:val="003719B1"/>
    <w:rsid w:val="00372E06"/>
    <w:rsid w:val="003741C6"/>
    <w:rsid w:val="003F7FE1"/>
    <w:rsid w:val="004052D0"/>
    <w:rsid w:val="00496E7A"/>
    <w:rsid w:val="004D1E06"/>
    <w:rsid w:val="004E29B3"/>
    <w:rsid w:val="004F5A83"/>
    <w:rsid w:val="005271B6"/>
    <w:rsid w:val="0055469D"/>
    <w:rsid w:val="00561DBE"/>
    <w:rsid w:val="005809E4"/>
    <w:rsid w:val="00590D07"/>
    <w:rsid w:val="005961DA"/>
    <w:rsid w:val="0059734A"/>
    <w:rsid w:val="005A1C87"/>
    <w:rsid w:val="005B0D40"/>
    <w:rsid w:val="005F12DF"/>
    <w:rsid w:val="006318BC"/>
    <w:rsid w:val="006471F6"/>
    <w:rsid w:val="0065763B"/>
    <w:rsid w:val="00687D1D"/>
    <w:rsid w:val="006B21AF"/>
    <w:rsid w:val="006B7F65"/>
    <w:rsid w:val="006C6EEA"/>
    <w:rsid w:val="00702F78"/>
    <w:rsid w:val="00722C89"/>
    <w:rsid w:val="00766814"/>
    <w:rsid w:val="00766B1C"/>
    <w:rsid w:val="00777A8E"/>
    <w:rsid w:val="00784D58"/>
    <w:rsid w:val="00785A0D"/>
    <w:rsid w:val="007B0984"/>
    <w:rsid w:val="00807C66"/>
    <w:rsid w:val="00871998"/>
    <w:rsid w:val="008A5F1A"/>
    <w:rsid w:val="008D2463"/>
    <w:rsid w:val="008D6863"/>
    <w:rsid w:val="008E13DD"/>
    <w:rsid w:val="008E6E4D"/>
    <w:rsid w:val="008F7C3E"/>
    <w:rsid w:val="0090243E"/>
    <w:rsid w:val="0094769B"/>
    <w:rsid w:val="009512C3"/>
    <w:rsid w:val="00962B0F"/>
    <w:rsid w:val="00987548"/>
    <w:rsid w:val="00987DEB"/>
    <w:rsid w:val="009C3006"/>
    <w:rsid w:val="00A32216"/>
    <w:rsid w:val="00A41129"/>
    <w:rsid w:val="00A67954"/>
    <w:rsid w:val="00AA57CA"/>
    <w:rsid w:val="00AA655B"/>
    <w:rsid w:val="00AC05ED"/>
    <w:rsid w:val="00AD3788"/>
    <w:rsid w:val="00B7339E"/>
    <w:rsid w:val="00B86B75"/>
    <w:rsid w:val="00BA1ADC"/>
    <w:rsid w:val="00BC48D5"/>
    <w:rsid w:val="00C25EC3"/>
    <w:rsid w:val="00C3614C"/>
    <w:rsid w:val="00C36279"/>
    <w:rsid w:val="00C74202"/>
    <w:rsid w:val="00C93299"/>
    <w:rsid w:val="00CC7665"/>
    <w:rsid w:val="00CE7EC5"/>
    <w:rsid w:val="00D11045"/>
    <w:rsid w:val="00D86F7D"/>
    <w:rsid w:val="00D95D98"/>
    <w:rsid w:val="00E315A3"/>
    <w:rsid w:val="00E37877"/>
    <w:rsid w:val="00E63332"/>
    <w:rsid w:val="00E67F5E"/>
    <w:rsid w:val="00E7738A"/>
    <w:rsid w:val="00EE33F9"/>
    <w:rsid w:val="00F368D9"/>
    <w:rsid w:val="00F47959"/>
    <w:rsid w:val="00FA5600"/>
    <w:rsid w:val="00FB0555"/>
    <w:rsid w:val="00FE217B"/>
    <w:rsid w:val="00FE4ED8"/>
    <w:rsid w:val="00FE55A1"/>
    <w:rsid w:val="00FF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6C47A"/>
  <w15:docId w15:val="{24919B35-EB4F-4FD1-A6B1-6D8493E0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themeShade="B5"/>
      <w:sz w:val="32"/>
      <w:szCs w:val="32"/>
    </w:rPr>
  </w:style>
  <w:style w:type="paragraph" w:styleId="Heading2">
    <w:name w:val="heading 2"/>
    <w:basedOn w:val="Normal"/>
    <w:next w:val="BodyText"/>
    <w:uiPriority w:val="9"/>
    <w:unhideWhenUsed/>
    <w:qFormat/>
    <w:rsid w:val="00E67F5E"/>
    <w:pPr>
      <w:keepNext/>
      <w:keepLines/>
      <w:spacing w:before="200" w:after="0"/>
      <w:outlineLvl w:val="1"/>
    </w:pPr>
    <w:rPr>
      <w:rFonts w:asciiTheme="majorHAnsi" w:eastAsiaTheme="majorEastAsia" w:hAnsiTheme="majorHAnsi" w:cstheme="majorBidi"/>
      <w:b/>
      <w:bCs/>
      <w:color w:val="000000" w:themeColor="accent1"/>
      <w:sz w:val="28"/>
      <w:szCs w:val="32"/>
    </w:rPr>
  </w:style>
  <w:style w:type="paragraph" w:styleId="Heading3">
    <w:name w:val="heading 3"/>
    <w:basedOn w:val="Normal"/>
    <w:next w:val="BodyText"/>
    <w:uiPriority w:val="9"/>
    <w:unhideWhenUsed/>
    <w:qFormat/>
    <w:rsid w:val="009C3006"/>
    <w:pPr>
      <w:keepNext/>
      <w:keepLines/>
      <w:spacing w:before="200" w:after="0"/>
      <w:outlineLvl w:val="2"/>
    </w:pPr>
    <w:rPr>
      <w:rFonts w:asciiTheme="majorHAnsi" w:eastAsiaTheme="majorEastAsia" w:hAnsiTheme="majorHAnsi" w:cstheme="majorBidi"/>
      <w:b/>
      <w:bCs/>
      <w:color w:val="000000" w:themeColor="accent1"/>
      <w:szCs w:val="28"/>
    </w:rPr>
  </w:style>
  <w:style w:type="paragraph" w:styleId="Heading4">
    <w:name w:val="heading 4"/>
    <w:basedOn w:val="Normal"/>
    <w:next w:val="BodyText"/>
    <w:uiPriority w:val="9"/>
    <w:unhideWhenUsed/>
    <w:qFormat/>
    <w:rsid w:val="009C3006"/>
    <w:pPr>
      <w:keepNext/>
      <w:keepLines/>
      <w:spacing w:before="200" w:after="0"/>
      <w:outlineLvl w:val="3"/>
    </w:pPr>
    <w:rPr>
      <w:rFonts w:asciiTheme="majorHAnsi" w:eastAsiaTheme="majorEastAsia" w:hAnsiTheme="majorHAnsi" w:cstheme="majorBidi"/>
      <w:bCs/>
      <w:color w:val="000000" w:themeColor="accent1"/>
    </w:rPr>
  </w:style>
  <w:style w:type="paragraph" w:styleId="Heading5">
    <w:name w:val="heading 5"/>
    <w:basedOn w:val="Normal"/>
    <w:next w:val="BodyText"/>
    <w:uiPriority w:val="9"/>
    <w:unhideWhenUsed/>
    <w:qFormat/>
    <w:rsid w:val="009C3006"/>
    <w:pPr>
      <w:keepNext/>
      <w:keepLines/>
      <w:spacing w:before="200" w:after="0"/>
      <w:outlineLvl w:val="4"/>
    </w:pPr>
    <w:rPr>
      <w:rFonts w:asciiTheme="majorHAnsi" w:eastAsiaTheme="majorEastAsia" w:hAnsiTheme="majorHAnsi" w:cstheme="majorBidi"/>
      <w:i/>
      <w:iCs/>
      <w:color w:val="00000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1C440B"/>
    <w:pPr>
      <w:spacing w:before="120" w:after="120"/>
    </w:pPr>
    <w:rPr>
      <w:sz w:val="20"/>
    </w:rPr>
  </w:style>
  <w:style w:type="paragraph" w:styleId="Title">
    <w:name w:val="Title"/>
    <w:basedOn w:val="Normal"/>
    <w:next w:val="BodyText"/>
    <w:qFormat/>
    <w:rsid w:val="006471F6"/>
    <w:pPr>
      <w:keepNext/>
      <w:keepLines/>
      <w:spacing w:before="480" w:after="240"/>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6471F6"/>
    <w:pPr>
      <w:keepNext/>
      <w:keepLines/>
    </w:pPr>
  </w:style>
  <w:style w:type="paragraph" w:styleId="Date">
    <w:name w:val="Date"/>
    <w:next w:val="BodyText"/>
    <w:qFormat/>
    <w:rsid w:val="006471F6"/>
    <w:pPr>
      <w:keepNext/>
      <w:keepLines/>
    </w:pPr>
    <w:rPr>
      <w:i/>
    </w:rPr>
  </w:style>
  <w:style w:type="paragraph" w:customStyle="1" w:styleId="Abstract">
    <w:name w:val="Abstract"/>
    <w:basedOn w:val="Normal"/>
    <w:next w:val="BodyText"/>
    <w:qFormat/>
    <w:rsid w:val="00AC05ED"/>
    <w:pPr>
      <w:keepNext/>
      <w:keepLines/>
      <w:spacing w:before="300" w:after="300"/>
    </w:pPr>
    <w:rPr>
      <w:szCs w:val="20"/>
    </w:rPr>
  </w:style>
  <w:style w:type="paragraph" w:styleId="Bibliography">
    <w:name w:val="Bibliography"/>
    <w:basedOn w:val="Normal"/>
    <w:qFormat/>
    <w:rsid w:val="00067FAA"/>
    <w:pPr>
      <w:ind w:left="720" w:hanging="720"/>
    </w:pPr>
  </w:style>
  <w:style w:type="paragraph" w:styleId="BlockText">
    <w:name w:val="Block Text"/>
    <w:basedOn w:val="BodyText"/>
    <w:next w:val="BodyText"/>
    <w:uiPriority w:val="9"/>
    <w:unhideWhenUsed/>
    <w:qFormat/>
    <w:rsid w:val="0065763B"/>
    <w:pPr>
      <w:pBdr>
        <w:left w:val="single" w:sz="12" w:space="4" w:color="00B0F0"/>
      </w:pBdr>
      <w:shd w:val="clear" w:color="C00000" w:fill="auto"/>
      <w:spacing w:before="480" w:after="480" w:line="240" w:lineRule="auto"/>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1C440B"/>
    <w:pPr>
      <w:spacing w:before="120" w:after="120" w:line="240" w:lineRule="auto"/>
    </w:p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067FAA"/>
    <w:pPr>
      <w:keepNext/>
      <w:spacing w:before="480"/>
    </w:pPr>
    <w:rPr>
      <w:i w:val="0"/>
    </w:rPr>
  </w:style>
  <w:style w:type="paragraph" w:customStyle="1" w:styleId="ImageCaption">
    <w:name w:val="Image Caption"/>
    <w:basedOn w:val="Caption"/>
    <w:qFormat/>
    <w:rsid w:val="00067FAA"/>
    <w:pPr>
      <w:spacing w:after="48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00000" w:themeColor="accent1" w:themeShade="BF"/>
    </w:rPr>
  </w:style>
  <w:style w:type="paragraph" w:customStyle="1" w:styleId="SourceCode">
    <w:name w:val="Source Code"/>
    <w:basedOn w:val="Normal"/>
    <w:link w:val="VerbatimChar"/>
    <w:qFormat/>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067FAA"/>
  </w:style>
  <w:style w:type="paragraph" w:styleId="Header">
    <w:name w:val="header"/>
    <w:basedOn w:val="Normal"/>
    <w:link w:val="HeaderChar"/>
    <w:unhideWhenUsed/>
    <w:rsid w:val="00E63332"/>
    <w:pPr>
      <w:tabs>
        <w:tab w:val="center" w:pos="4680"/>
        <w:tab w:val="right" w:pos="9360"/>
      </w:tabs>
      <w:spacing w:after="0" w:line="240" w:lineRule="auto"/>
    </w:pPr>
  </w:style>
  <w:style w:type="character" w:customStyle="1" w:styleId="HeaderChar">
    <w:name w:val="Header Char"/>
    <w:basedOn w:val="DefaultParagraphFont"/>
    <w:link w:val="Header"/>
    <w:rsid w:val="00E63332"/>
  </w:style>
  <w:style w:type="paragraph" w:styleId="Footer">
    <w:name w:val="footer"/>
    <w:basedOn w:val="Normal"/>
    <w:link w:val="FooterChar"/>
    <w:uiPriority w:val="99"/>
    <w:unhideWhenUsed/>
    <w:rsid w:val="00E63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32"/>
  </w:style>
  <w:style w:type="character" w:styleId="LineNumber">
    <w:name w:val="line number"/>
    <w:basedOn w:val="DefaultParagraphFont"/>
    <w:semiHidden/>
    <w:unhideWhenUsed/>
    <w:rsid w:val="00E63332"/>
  </w:style>
  <w:style w:type="paragraph" w:styleId="Revision">
    <w:name w:val="Revision"/>
    <w:hidden/>
    <w:semiHidden/>
    <w:rsid w:val="00777A8E"/>
    <w:pPr>
      <w:spacing w:after="0" w:line="240" w:lineRule="auto"/>
    </w:pPr>
  </w:style>
  <w:style w:type="character" w:styleId="CommentReference">
    <w:name w:val="annotation reference"/>
    <w:basedOn w:val="DefaultParagraphFont"/>
    <w:semiHidden/>
    <w:unhideWhenUsed/>
    <w:rsid w:val="00702F78"/>
    <w:rPr>
      <w:sz w:val="16"/>
      <w:szCs w:val="16"/>
    </w:rPr>
  </w:style>
  <w:style w:type="paragraph" w:styleId="CommentText">
    <w:name w:val="annotation text"/>
    <w:basedOn w:val="Normal"/>
    <w:link w:val="CommentTextChar"/>
    <w:unhideWhenUsed/>
    <w:rsid w:val="00702F78"/>
    <w:pPr>
      <w:spacing w:line="240" w:lineRule="auto"/>
    </w:pPr>
    <w:rPr>
      <w:sz w:val="20"/>
      <w:szCs w:val="20"/>
    </w:rPr>
  </w:style>
  <w:style w:type="character" w:customStyle="1" w:styleId="CommentTextChar">
    <w:name w:val="Comment Text Char"/>
    <w:basedOn w:val="DefaultParagraphFont"/>
    <w:link w:val="CommentText"/>
    <w:rsid w:val="00702F78"/>
    <w:rPr>
      <w:sz w:val="20"/>
      <w:szCs w:val="20"/>
    </w:rPr>
  </w:style>
  <w:style w:type="paragraph" w:styleId="CommentSubject">
    <w:name w:val="annotation subject"/>
    <w:basedOn w:val="CommentText"/>
    <w:next w:val="CommentText"/>
    <w:link w:val="CommentSubjectChar"/>
    <w:semiHidden/>
    <w:unhideWhenUsed/>
    <w:rsid w:val="00702F78"/>
    <w:rPr>
      <w:b/>
      <w:bCs/>
    </w:rPr>
  </w:style>
  <w:style w:type="character" w:customStyle="1" w:styleId="CommentSubjectChar">
    <w:name w:val="Comment Subject Char"/>
    <w:basedOn w:val="CommentTextChar"/>
    <w:link w:val="CommentSubject"/>
    <w:semiHidden/>
    <w:rsid w:val="00702F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PaulRegular/multispic" TargetMode="External"/><Relationship Id="rId18" Type="http://schemas.openxmlformats.org/officeDocument/2006/relationships/image" Target="media/image1.png"/><Relationship Id="rId26" Type="http://schemas.openxmlformats.org/officeDocument/2006/relationships/image" Target="media/image9.sv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Paul.Regular@dfo-mpo.gc.ca" TargetMode="External"/><Relationship Id="rId12" Type="http://schemas.openxmlformats.org/officeDocument/2006/relationships/hyperlink" Target="https://www.nafo.int/Data/STATLANT-21A" TargetMode="External"/><Relationship Id="rId17" Type="http://schemas.openxmlformats.org/officeDocument/2006/relationships/hyperlink" Target="https://doi.org/10.1016/j.fishres.2021.106180"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R-project.org/" TargetMode="External"/><Relationship Id="rId20" Type="http://schemas.openxmlformats.org/officeDocument/2006/relationships/image" Target="media/image3.sv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7.sv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nafo.int/Portals/0/PDFs/sc/2019/scs19-20.pdf" TargetMode="External"/><Relationship Id="rId23" Type="http://schemas.openxmlformats.org/officeDocument/2006/relationships/image" Target="media/image6.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2.png"/><Relationship Id="rId31"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oi.org/10.18637/jss.v070.i05" TargetMode="External"/><Relationship Id="rId22" Type="http://schemas.openxmlformats.org/officeDocument/2006/relationships/image" Target="media/image5.sv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Feathered">
  <a:themeElements>
    <a:clrScheme name="Black">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485</TotalTime>
  <Pages>40</Pages>
  <Words>9804</Words>
  <Characters>55887</Characters>
  <Application>Microsoft Office Word</Application>
  <DocSecurity>0</DocSecurity>
  <Lines>465</Lines>
  <Paragraphs>131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Summing the parts: Improving population estimates using a state-space multispecies production model</vt:lpstr>
      <vt:lpstr>Introduction</vt:lpstr>
      <vt:lpstr>Methods</vt:lpstr>
      <vt:lpstr>    Model formulation</vt:lpstr>
      <vt:lpstr>    Statistical framework</vt:lpstr>
      <vt:lpstr>    Case study</vt:lpstr>
      <vt:lpstr>        Data</vt:lpstr>
      <vt:lpstr>        Priors</vt:lpstr>
      <vt:lpstr>        Model selection</vt:lpstr>
      <vt:lpstr>    Code and Data Availability</vt:lpstr>
      <vt:lpstr>Results</vt:lpstr>
      <vt:lpstr>Discussion</vt:lpstr>
      <vt:lpstr>    Conclusion</vt:lpstr>
      <vt:lpstr>Acknowledgements</vt:lpstr>
      <vt:lpstr>References</vt:lpstr>
      <vt:lpstr>Figures</vt:lpstr>
    </vt:vector>
  </TitlesOfParts>
  <Company>DFO-MPO</Company>
  <LinksUpToDate>false</LinksUpToDate>
  <CharactersWithSpaces>65560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Summing the parts: Improving population estimates using a state-space multispecies production model</dc:title>
  <dc:creator>Paul M. Regular*, Mariano Koen-Alonso, M. Joanne Morgan, Pierre Pepin†, Rick M. Rideout</dc:creator>
  <cp:keywords/>
  <cp:lastModifiedBy>Koen-Alonso, Mariano (DFO/MPO)</cp:lastModifiedBy>
  <cp:revision>12</cp:revision>
  <dcterms:created xsi:type="dcterms:W3CDTF">2025-09-10T13:47:00Z</dcterms:created>
  <dcterms:modified xsi:type="dcterms:W3CDTF">2025-09-11T19:07:00Z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  Keywords: Multispecies production model, State-space framework, Ecosystem-based fisheries management, Demersal fish populations, Environmental drivers </vt:lpwstr>
  </property>
  <property fmtid="{D5CDD505-2E9C-101B-9397-08002B2CF9AE}" pid="3" name="bibliography">
    <vt:lpwstr>bib/refs.bib</vt:lpwstr>
  </property>
  <property fmtid="{D5CDD505-2E9C-101B-9397-08002B2CF9AE}" pid="4" name="bookdown">
    <vt:lpwstr/>
  </property>
  <property fmtid="{D5CDD505-2E9C-101B-9397-08002B2CF9AE}" pid="5" name="csl">
    <vt:lpwstr>csl/jnafs.csl</vt:lpwstr>
  </property>
  <property fmtid="{D5CDD505-2E9C-101B-9397-08002B2CF9AE}" pid="6" name="date">
    <vt:lpwstr>Fisheries and Oceans Canada, Northwest Atlantic Fisheries Centre, 80 East White Hills, St. John’s, Newfoundland and Labrador, A1C 5X1, Canada  *Corresponding author; E-mail: Paul.Regular@dfo-mpo.gc.ca †Current address; Three Dog House, 1023 Indian Meal Line, Portugal Cove - St. Philip’s, Newfoundland and Labrador, A1M 3C4, Canada  2025-09-03</vt:lpwstr>
  </property>
  <property fmtid="{D5CDD505-2E9C-101B-9397-08002B2CF9AE}" pid="7" name="knit">
    <vt:lpwstr>bookdown::render_book</vt:lpwstr>
  </property>
  <property fmtid="{D5CDD505-2E9C-101B-9397-08002B2CF9AE}" pid="8" name="link-citations">
    <vt:lpwstr>True</vt:lpwstr>
  </property>
  <property fmtid="{D5CDD505-2E9C-101B-9397-08002B2CF9AE}" pid="9" name="output">
    <vt:lpwstr/>
  </property>
  <property fmtid="{D5CDD505-2E9C-101B-9397-08002B2CF9AE}" pid="10" name="ClassificationContentMarkingHeaderShapeIds">
    <vt:lpwstr>7aa07888,385690a7,236c3bdb</vt:lpwstr>
  </property>
  <property fmtid="{D5CDD505-2E9C-101B-9397-08002B2CF9AE}" pid="11" name="ClassificationContentMarkingHeaderFontProps">
    <vt:lpwstr>#000000,12,Calibri</vt:lpwstr>
  </property>
  <property fmtid="{D5CDD505-2E9C-101B-9397-08002B2CF9AE}" pid="12" name="ClassificationContentMarkingHeaderText">
    <vt:lpwstr>Unclassified - Non-Classifié</vt:lpwstr>
  </property>
  <property fmtid="{D5CDD505-2E9C-101B-9397-08002B2CF9AE}" pid="13" name="MSIP_Label_4e6cdb53-fd15-486d-84de-c510e3a62203_Enabled">
    <vt:lpwstr>true</vt:lpwstr>
  </property>
  <property fmtid="{D5CDD505-2E9C-101B-9397-08002B2CF9AE}" pid="14" name="MSIP_Label_4e6cdb53-fd15-486d-84de-c510e3a62203_SetDate">
    <vt:lpwstr>2025-09-03T13:03:41Z</vt:lpwstr>
  </property>
  <property fmtid="{D5CDD505-2E9C-101B-9397-08002B2CF9AE}" pid="15" name="MSIP_Label_4e6cdb53-fd15-486d-84de-c510e3a62203_Method">
    <vt:lpwstr>Standard</vt:lpwstr>
  </property>
  <property fmtid="{D5CDD505-2E9C-101B-9397-08002B2CF9AE}" pid="16" name="MSIP_Label_4e6cdb53-fd15-486d-84de-c510e3a62203_Name">
    <vt:lpwstr>UNCLASSIFIED - NON-CLASSIFIÉ</vt:lpwstr>
  </property>
  <property fmtid="{D5CDD505-2E9C-101B-9397-08002B2CF9AE}" pid="17" name="MSIP_Label_4e6cdb53-fd15-486d-84de-c510e3a62203_SiteId">
    <vt:lpwstr>1594fdae-a1d9-4405-915d-011467234338</vt:lpwstr>
  </property>
  <property fmtid="{D5CDD505-2E9C-101B-9397-08002B2CF9AE}" pid="18" name="MSIP_Label_4e6cdb53-fd15-486d-84de-c510e3a62203_ActionId">
    <vt:lpwstr>d272441a-6edf-4ed6-aee4-8aad99166416</vt:lpwstr>
  </property>
  <property fmtid="{D5CDD505-2E9C-101B-9397-08002B2CF9AE}" pid="19" name="MSIP_Label_4e6cdb53-fd15-486d-84de-c510e3a62203_ContentBits">
    <vt:lpwstr>1</vt:lpwstr>
  </property>
</Properties>
</file>