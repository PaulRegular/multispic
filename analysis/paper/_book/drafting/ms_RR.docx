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D503D" w14:textId="77777777" w:rsidR="005E3318" w:rsidRDefault="00000000">
      <w:pPr>
        <w:pStyle w:val="Title"/>
      </w:pPr>
      <w:r>
        <w:t>Summing the parts: Improving population estimates using a state-space multispecies production model</w:t>
      </w:r>
    </w:p>
    <w:p w14:paraId="067C3A23" w14:textId="77777777" w:rsidR="005E3318" w:rsidRDefault="00000000">
      <w:pPr>
        <w:pStyle w:val="Author"/>
      </w:pPr>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p>
    <w:p w14:paraId="66CEFB7F" w14:textId="77777777" w:rsidR="005E3318" w:rsidRDefault="00000000">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2023-03-22</w:t>
      </w:r>
    </w:p>
    <w:p w14:paraId="2D932C7A" w14:textId="77777777" w:rsidR="005E3318" w:rsidRDefault="00000000">
      <w:pPr>
        <w:pStyle w:val="Abstract"/>
      </w:pPr>
      <w:r>
        <w:rPr>
          <w:b/>
          <w:bCs/>
        </w:rPr>
        <w:t>Abstract:</w:t>
      </w:r>
      <w:r>
        <w:t xml:space="preserve"> …</w:t>
      </w:r>
      <w:r>
        <w:br/>
      </w:r>
      <w:r>
        <w:br/>
      </w:r>
      <w:r>
        <w:rPr>
          <w:b/>
          <w:bCs/>
        </w:rPr>
        <w:t>Keywords:</w:t>
      </w:r>
      <w:r>
        <w:t xml:space="preserve"> …</w:t>
      </w:r>
    </w:p>
    <w:p w14:paraId="021E0909" w14:textId="77777777" w:rsidR="005E3318" w:rsidRDefault="00000000">
      <w:pPr>
        <w:pStyle w:val="Heading1"/>
      </w:pPr>
      <w:bookmarkStart w:id="0" w:name="introduction"/>
      <w:r>
        <w:t>Introduction</w:t>
      </w:r>
    </w:p>
    <w:p w14:paraId="554D4109" w14:textId="77777777" w:rsidR="005E3318" w:rsidRDefault="00000000">
      <w:pPr>
        <w:pStyle w:val="FirstParagraph"/>
      </w:pPr>
      <w:r>
        <w:t>Paragraph ideas:</w:t>
      </w:r>
    </w:p>
    <w:p w14:paraId="0FC4DAE7" w14:textId="77777777" w:rsidR="005E3318" w:rsidRDefault="00000000">
      <w:pPr>
        <w:pStyle w:val="Compact"/>
        <w:numPr>
          <w:ilvl w:val="0"/>
          <w:numId w:val="14"/>
        </w:numPr>
      </w:pPr>
      <w:r>
        <w:t>Carrying capacity, the concept that a environment can only accommodate a finite number of specific species, is a foundational concept in applied population ecology (e.g., use of MSY in fisheries management).</w:t>
      </w:r>
    </w:p>
    <w:p w14:paraId="0E0E983A" w14:textId="77777777" w:rsidR="005E3318" w:rsidRDefault="00000000">
      <w:pPr>
        <w:pStyle w:val="Compact"/>
        <w:numPr>
          <w:ilvl w:val="0"/>
          <w:numId w:val="14"/>
        </w:numPr>
      </w:pPr>
      <w:r>
        <w:lastRenderedPageBreak/>
        <w:t>Usefulness of this concept has been called into question (e.g., changing K in variable environments). Standard formulations also tend to focus on single-species and ignore species interactions.</w:t>
      </w:r>
    </w:p>
    <w:p w14:paraId="60F2A769" w14:textId="77777777" w:rsidR="005E3318" w:rsidRDefault="00000000">
      <w:pPr>
        <w:pStyle w:val="Compact"/>
        <w:numPr>
          <w:ilvl w:val="0"/>
          <w:numId w:val="14"/>
        </w:numPr>
      </w:pPr>
      <w:r>
        <w:t>We propose an extension of single-species production model that assumes that inter and intra-specific competition contributes to density-dependent effects within ecosystem production units.</w:t>
      </w:r>
    </w:p>
    <w:p w14:paraId="580D45C7" w14:textId="77777777" w:rsidR="005E3318" w:rsidRDefault="00000000">
      <w:pPr>
        <w:pStyle w:val="Compact"/>
        <w:numPr>
          <w:ilvl w:val="0"/>
          <w:numId w:val="14"/>
        </w:numPr>
      </w:pPr>
      <w:r>
        <w:t>Apply the model to commercially important demersal fish species off the east coast of Canada.</w:t>
      </w:r>
    </w:p>
    <w:p w14:paraId="103ACCF2" w14:textId="77777777" w:rsidR="005E3318" w:rsidRDefault="00000000">
      <w:pPr>
        <w:pStyle w:val="Heading1"/>
      </w:pPr>
      <w:bookmarkStart w:id="1" w:name="methods"/>
      <w:bookmarkEnd w:id="0"/>
      <w:r>
        <w:t>Methods</w:t>
      </w:r>
    </w:p>
    <w:p w14:paraId="3AD517BC" w14:textId="77777777" w:rsidR="005E3318" w:rsidRDefault="00000000">
      <w:pPr>
        <w:pStyle w:val="Heading2"/>
      </w:pPr>
      <w:bookmarkStart w:id="2" w:name="model-formulation"/>
      <w:r>
        <w:t>Model formulation</w:t>
      </w:r>
    </w:p>
    <w:p w14:paraId="1BFC6D80" w14:textId="77777777" w:rsidR="005E3318" w:rsidRDefault="00000000">
      <w:pPr>
        <w:pStyle w:val="FirstParagraph"/>
      </w:pPr>
      <w:r>
        <w:t>Trends in fish populations have frequently been described using state-space production models of the form</w:t>
      </w:r>
    </w:p>
    <w:p w14:paraId="3E01980C" w14:textId="77777777" w:rsidR="005E331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5E32E850" w14:textId="77777777" w:rsidR="005E3318"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62072ABD"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47FF8128" w14:textId="77777777" w:rsidR="005E3318" w:rsidRDefault="00000000">
      <w:pPr>
        <w:pStyle w:val="FirstParagraph"/>
      </w:pPr>
      <w:r>
        <w:lastRenderedPageBreak/>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300AB5F9"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25F3CE27" w14:textId="77777777" w:rsidR="005E3318" w:rsidRDefault="00000000">
      <w:pPr>
        <w:pStyle w:val="FirstParagraph"/>
      </w:pPr>
      <w:r>
        <w:t xml:space="preserve">While intrinsic rates of growth may vary across species, this formulation implies that the growth of all species is ultimately limited by the finite amount of energy in a region (i.e., as the population in the system increases towards </w:t>
      </w:r>
      <m:oMath>
        <m:r>
          <w:rPr>
            <w:rFonts w:ascii="Cambria Math" w:hAnsi="Cambria Math"/>
          </w:rPr>
          <m:t>K</m:t>
        </m:r>
      </m:oMath>
      <w:r>
        <w:t>, year-over-year growth of all species slows). Combining equations (1), (2), and (4), our model becomes</w:t>
      </w:r>
    </w:p>
    <w:p w14:paraId="15386698" w14:textId="77777777" w:rsidR="005E331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FC48014" w14:textId="77777777" w:rsidR="005E3318"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population processes. We therefore assume that observation errors are independent and normal distribution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w:t>
      </w:r>
      <w:r>
        <w:lastRenderedPageBreak/>
        <w:t xml:space="preserve">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slowly through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20725536" w14:textId="77777777" w:rsidR="005E331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5D3BB934" w14:textId="77777777" w:rsidR="005E3318" w:rsidRDefault="00000000">
      <w:pPr>
        <w:pStyle w:val="FirstParagraph"/>
      </w:pPr>
      <w:r>
        <w:t>and</w:t>
      </w:r>
    </w:p>
    <w:p w14:paraId="573CEFC2"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57C6C695" w14:textId="77777777" w:rsidR="005E3318"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w:t>
      </w:r>
      <w:r>
        <w:lastRenderedPageBreak/>
        <w:t xml:space="preserve">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7FBD2B8D" w14:textId="77777777" w:rsidR="005E3318"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as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173CAFDE" w14:textId="77777777" w:rsidR="005E3318" w:rsidRDefault="00000000">
      <w:pPr>
        <w:pStyle w:val="Heading2"/>
      </w:pPr>
      <w:bookmarkStart w:id="3" w:name="statistical-framework"/>
      <w:bookmarkEnd w:id="2"/>
      <w:r>
        <w:t>Statistical framework</w:t>
      </w:r>
    </w:p>
    <w:p w14:paraId="0E33A401" w14:textId="2BF3AFD3" w:rsidR="005E3318" w:rsidRDefault="00000000">
      <w:pPr>
        <w:pStyle w:val="FirstParagraph"/>
      </w:pPr>
      <w:r>
        <w:t xml:space="preserve">This model was implemented using template model builder (TMB; </w:t>
      </w:r>
      <w:hyperlink w:anchor="ref-kristensen2015">
        <w:r>
          <w:rPr>
            <w:rStyle w:val="Hyperlink"/>
          </w:rPr>
          <w:t>Kristensen et al., 2016</w:t>
        </w:r>
      </w:hyperlink>
      <w:r>
        <w:t>), which is package for R (</w:t>
      </w:r>
      <w:hyperlink w:anchor="ref-R">
        <w:r>
          <w:rPr>
            <w:rStyle w:val="Hyperlink"/>
          </w:rPr>
          <w:t>R Core Team, 2021</w:t>
        </w:r>
      </w:hyperlink>
      <w:r>
        <w:t xml:space="preserve">) </w:t>
      </w:r>
      <w:del w:id="4" w:author="Rideout, Rick" w:date="2023-04-03T10:28:00Z">
        <w:r w:rsidDel="0022521D">
          <w:delText xml:space="preserve">that </w:delText>
        </w:r>
      </w:del>
      <w:ins w:id="5" w:author="Rideout, Rick" w:date="2023-04-03T10:28:00Z">
        <w:r w:rsidR="0022521D">
          <w:t>and</w:t>
        </w:r>
        <w:r w:rsidR="0022521D">
          <w:t xml:space="preserve"> </w:t>
        </w:r>
      </w:ins>
      <w:r>
        <w:t xml:space="preserve">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xml:space="preserve">), both frequentist and Bayesian inference of model </w:t>
      </w:r>
      <w:r>
        <w:lastRenderedPageBreak/>
        <w:t xml:space="preserve">parameters are possible. In development, we found that estimation was generally more successful when vaguely informative priors are specified as parameters were, in some cases, not </w:t>
      </w:r>
      <w:commentRangeStart w:id="6"/>
      <w:r>
        <w:t>identifiable</w:t>
      </w:r>
      <w:commentRangeEnd w:id="6"/>
      <w:r w:rsidR="000E1141">
        <w:rPr>
          <w:rStyle w:val="CommentReference"/>
        </w:rPr>
        <w:commentReference w:id="6"/>
      </w:r>
      <w:r>
        <w:t xml:space="preserve"> when unconstrained.</w:t>
      </w:r>
    </w:p>
    <w:p w14:paraId="6E27715C" w14:textId="77777777" w:rsidR="005E3318" w:rsidRDefault="00000000">
      <w:pPr>
        <w:pStyle w:val="Heading2"/>
      </w:pPr>
      <w:bookmarkStart w:id="7" w:name="case-study"/>
      <w:bookmarkEnd w:id="3"/>
      <w:r>
        <w:t>Case study</w:t>
      </w:r>
    </w:p>
    <w:p w14:paraId="7A34BCB2" w14:textId="77777777" w:rsidR="005E3318" w:rsidRDefault="00000000">
      <w:pPr>
        <w:pStyle w:val="Heading3"/>
      </w:pPr>
      <w:bookmarkStart w:id="8" w:name="data"/>
      <w:r>
        <w:t>Data</w:t>
      </w:r>
    </w:p>
    <w:p w14:paraId="5437F69E" w14:textId="77777777" w:rsidR="005E3318" w:rsidRDefault="00000000">
      <w:pPr>
        <w:pStyle w:val="FirstParagraph"/>
      </w:pPr>
      <w:r>
        <w:t>The multispecies production model described above requires two basic inputs for one or more species in a region: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1) the Northeast NL Shelf (NAFO divisions 2J3K), 2) the Grand Bank (NAFO divisions 3LNO), and 3) Southern NL (NAFO sub-division 3Ps; Figure 1).</w:t>
      </w:r>
    </w:p>
    <w:p w14:paraId="01FCF247" w14:textId="19FCFC48" w:rsidR="005E3318" w:rsidRDefault="00000000">
      <w:pPr>
        <w:pStyle w:val="BodyText"/>
      </w:pPr>
      <w:r>
        <w:t>Catch data were extracted from the STATLANT 21A database maintained by NAFO (</w:t>
      </w:r>
      <w:commentRangeStart w:id="9"/>
      <w:r>
        <w:fldChar w:fldCharType="begin"/>
      </w:r>
      <w:r>
        <w:instrText xml:space="preserve"> HYPERLINK "https://www.nafo.int/Data/STATLANT-21A" \h </w:instrText>
      </w:r>
      <w:r>
        <w:fldChar w:fldCharType="separate"/>
      </w:r>
      <w:r>
        <w:rPr>
          <w:rStyle w:val="Hyperlink"/>
        </w:rPr>
        <w:t>https://www.nafo.int/Data/STATLANT-21A</w:t>
      </w:r>
      <w:r>
        <w:rPr>
          <w:rStyle w:val="Hyperlink"/>
        </w:rPr>
        <w:fldChar w:fldCharType="end"/>
      </w:r>
      <w:commentRangeEnd w:id="9"/>
      <w:r w:rsidR="00B24E47">
        <w:rPr>
          <w:rStyle w:val="CommentReference"/>
        </w:rPr>
        <w:commentReference w:id="9"/>
      </w:r>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w:t>
      </w:r>
      <w:r>
        <w:lastRenderedPageBreak/>
        <w:t>changes that affect the continuity of the data collected in each region and season. A Yankee then Engel otter trawl, with nets designed to catch large demersal fish, were used between 1971 to 1994. In 1995, both survey vessels and gear were changed. Since then, a Campelen shrimp trawl has been used and, because of its smaller mesh size, a broader range of species and size groups have been captured (</w:t>
      </w:r>
      <w:hyperlink w:anchor="ref-chadwick2007">
        <w:r>
          <w:rPr>
            <w:rStyle w:val="Hyperlink"/>
          </w:rPr>
          <w:t>Chadwick et al., 2007</w:t>
        </w:r>
      </w:hyperlink>
      <w:r>
        <w:t>). Within each era of the survey (Yankee, Engel, or Campelen) and for each season and region, samples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xml:space="preserve">)]. Finally, species were ranked by cumulative commercial catch and limited to the </w:t>
      </w:r>
      <w:del w:id="10" w:author="Rideout, Rick" w:date="2023-04-03T10:49:00Z">
        <w:r w:rsidDel="00B24E47">
          <w:delText xml:space="preserve">the </w:delText>
        </w:r>
      </w:del>
      <w:r>
        <w:t xml:space="preserve">seven most commonly caught species, or species group when catch was not consistently distinguished, within each region. On the Northeast NL Shelf, </w:t>
      </w:r>
      <w:commentRangeStart w:id="11"/>
      <w:r>
        <w:t>species include</w:t>
      </w:r>
      <w:ins w:id="12" w:author="Rideout, Rick" w:date="2023-04-03T10:51:00Z">
        <w:r w:rsidR="004029D6">
          <w:t>d</w:t>
        </w:r>
      </w:ins>
      <w:r>
        <w:t xml:space="preserve"> </w:t>
      </w:r>
      <w:commentRangeEnd w:id="11"/>
      <w:r w:rsidR="004029D6">
        <w:rPr>
          <w:rStyle w:val="CommentReference"/>
        </w:rPr>
        <w:commentReference w:id="11"/>
      </w:r>
      <w:r>
        <w:t>Redfish spp. (</w:t>
      </w:r>
      <w:r>
        <w:rPr>
          <w:i/>
          <w:iCs/>
        </w:rPr>
        <w:t>Sebastes fasciatus</w:t>
      </w:r>
      <w:r>
        <w:t xml:space="preserve"> or </w:t>
      </w:r>
      <w:r>
        <w:rPr>
          <w:i/>
          <w:iCs/>
        </w:rPr>
        <w:t>S. mentella</w:t>
      </w:r>
      <w:r>
        <w:t>), Wolffish spp. (</w:t>
      </w:r>
      <w:r>
        <w:rPr>
          <w:i/>
          <w:iCs/>
        </w:rPr>
        <w:t>Anarhichas lupus</w:t>
      </w:r>
      <w:r>
        <w:t xml:space="preserve"> or </w:t>
      </w:r>
      <w:r>
        <w:rPr>
          <w:i/>
          <w:iCs/>
        </w:rPr>
        <w:t>A. minor</w:t>
      </w:r>
      <w:r>
        <w:t>),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or </w:t>
      </w:r>
      <w:r>
        <w:rPr>
          <w:i/>
          <w:iCs/>
        </w:rPr>
        <w:t>Malacoraja senta</w:t>
      </w:r>
      <w:r>
        <w:t>). On the Grand Bank, species include</w:t>
      </w:r>
      <w:ins w:id="13" w:author="Rideout, Rick" w:date="2023-04-03T10:51:00Z">
        <w:r w:rsidR="004029D6">
          <w:t>d</w:t>
        </w:r>
      </w:ins>
      <w:r>
        <w:t xml:space="preserve"> Redfish spp., Yellowtail Flounder (</w:t>
      </w:r>
      <w:r>
        <w:rPr>
          <w:i/>
          <w:iCs/>
        </w:rPr>
        <w:t>Limanda ferruginea</w:t>
      </w:r>
      <w:r>
        <w:t>), American Plaice, Greenland Halibut, Haddock (</w:t>
      </w:r>
      <w:r>
        <w:rPr>
          <w:i/>
          <w:iCs/>
        </w:rPr>
        <w:t>Melanogrammus aeglefinus</w:t>
      </w:r>
      <w:r>
        <w:t xml:space="preserve">), and Atlantic Cod. Finally, along </w:t>
      </w:r>
      <w:proofErr w:type="spellStart"/>
      <w:r>
        <w:t>Sourthern</w:t>
      </w:r>
      <w:proofErr w:type="spellEnd"/>
      <w:r>
        <w:t xml:space="preserve"> NL, species include</w:t>
      </w:r>
      <w:ins w:id="14" w:author="Rideout, Rick" w:date="2023-04-03T10:52:00Z">
        <w:r w:rsidR="004029D6">
          <w:t>d</w:t>
        </w:r>
      </w:ins>
      <w:r>
        <w:t xml:space="preserve"> Redfish spp., Witch Flounder, American Plaice, White hake (</w:t>
      </w:r>
      <w:r>
        <w:rPr>
          <w:i/>
          <w:iCs/>
        </w:rPr>
        <w:t>Urophycis tenuis</w:t>
      </w:r>
      <w:r>
        <w:t>), Haddock, Atlantic Cod, and Skate spp.</w:t>
      </w:r>
    </w:p>
    <w:p w14:paraId="5FE75054" w14:textId="77777777" w:rsidR="005E3318" w:rsidRDefault="00000000">
      <w:pPr>
        <w:pStyle w:val="Heading3"/>
      </w:pPr>
      <w:bookmarkStart w:id="15" w:name="priors"/>
      <w:bookmarkEnd w:id="8"/>
      <w:r>
        <w:lastRenderedPageBreak/>
        <w:t>Priors</w:t>
      </w:r>
    </w:p>
    <w:p w14:paraId="48018BBF" w14:textId="77777777" w:rsidR="005E3318"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7E5AF813" w14:textId="77777777" w:rsidR="005E3318" w:rsidRDefault="00000000">
      <w:pPr>
        <w:pStyle w:val="Heading4"/>
      </w:pPr>
      <w:bookmarkStart w:id="16"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2EBDB01" w14:textId="0378855D" w:rsidR="005E3318" w:rsidRDefault="00000000">
      <w:pPr>
        <w:pStyle w:val="FirstParagraph"/>
      </w:pPr>
      <w:r>
        <w:t xml:space="preserve">To capture a broad range </w:t>
      </w:r>
      <w:ins w:id="17" w:author="Rideout, Rick" w:date="2023-04-03T10:58:00Z">
        <w:r w:rsidR="004029D6">
          <w:t xml:space="preserve">of </w:t>
        </w:r>
      </w:ins>
      <w:r>
        <w:t>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values; this translate</w:t>
      </w:r>
      <w:ins w:id="18" w:author="Rideout, Rick" w:date="2023-04-03T10:59:00Z">
        <w:r w:rsidR="004029D6">
          <w:t>s</w:t>
        </w:r>
      </w:ins>
      <w:r>
        <w:t xml:space="preserve">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2D3D70A2"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2916C455" w14:textId="77777777" w:rsidR="005E3318"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more fish in a single year than the system is capable of supporting and, on the upper end, it assumes that the maximum observed catch represents a portion of the true carrying capacity of the system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6976B450" w14:textId="77777777" w:rsidR="005E3318" w:rsidRDefault="00000000">
      <w:pPr>
        <w:pStyle w:val="Heading4"/>
      </w:pPr>
      <w:bookmarkStart w:id="19" w:name="starting-biomass-b_1s"/>
      <w:bookmarkEnd w:id="16"/>
      <w:r>
        <w:rPr>
          <w:i/>
          <w:iCs/>
        </w:rPr>
        <w:lastRenderedPageBreak/>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09F04D30" w14:textId="77777777" w:rsidR="005E3318"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62CDE208"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0F654492" w14:textId="77777777" w:rsidR="005E3318"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at the start of the time series.</w:t>
      </w:r>
    </w:p>
    <w:p w14:paraId="3B044B96" w14:textId="77777777" w:rsidR="005E3318" w:rsidRDefault="00000000">
      <w:pPr>
        <w:pStyle w:val="Heading4"/>
      </w:pPr>
      <w:bookmarkStart w:id="20" w:name="Xccfb9acb9fbb600a52636a6279610d36f06528c"/>
      <w:bookmarkEnd w:id="19"/>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2ED49C53" w14:textId="0B3B12EB" w:rsidR="005E3318"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r>
        <w:fldChar w:fldCharType="begin"/>
      </w:r>
      <w:r>
        <w:instrText xml:space="preserve"> HYPERLINK \l "ref-regular2021" \h </w:instrText>
      </w:r>
      <w:r>
        <w:fldChar w:fldCharType="separate"/>
      </w:r>
      <w:del w:id="21" w:author="Rideout, Rick" w:date="2023-04-03T11:12:00Z">
        <w:r w:rsidDel="00CD6A94">
          <w:rPr>
            <w:rStyle w:val="Hyperlink"/>
          </w:rPr>
          <w:delText xml:space="preserve">Paul M. </w:delText>
        </w:r>
      </w:del>
      <w:r>
        <w:rPr>
          <w:rStyle w:val="Hyperlink"/>
        </w:rPr>
        <w:t>Regular et al., 2021</w:t>
      </w:r>
      <w:r>
        <w:rPr>
          <w:rStyle w:val="Hyperlink"/>
        </w:rPr>
        <w:fldChar w:fldCharType="end"/>
      </w:r>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xml:space="preserve">, a vague prior with 0.01 and 1 as the lower and upper values </w:t>
      </w:r>
      <w:r>
        <w:lastRenderedPageBreak/>
        <w:t xml:space="preserve">were chosen. In log-space, this translates to a normal distribution with a mean of -2.3 and </w:t>
      </w:r>
      <w:del w:id="22" w:author="Rideout, Rick" w:date="2023-04-03T11:12:00Z">
        <w:r w:rsidDel="00CD6A94">
          <w:delText>and</w:delText>
        </w:r>
      </w:del>
      <w:r>
        <w:t xml:space="preserve"> </w:t>
      </w:r>
      <w:proofErr w:type="spellStart"/>
      <w:r>
        <w:t>sd</w:t>
      </w:r>
      <w:proofErr w:type="spellEnd"/>
      <w:r>
        <w:t xml:space="preserve"> of 2.3.</w:t>
      </w:r>
    </w:p>
    <w:p w14:paraId="2D7DE608" w14:textId="77777777" w:rsidR="005E3318"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51EE9E7E" w14:textId="77777777" w:rsidR="005E3318" w:rsidRDefault="00000000">
      <w:pPr>
        <w:pStyle w:val="Heading4"/>
      </w:pPr>
      <w:bookmarkStart w:id="23" w:name="X50c46e4f9447be999e8db38f3be4dade35b6469"/>
      <w:bookmarkEnd w:id="20"/>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4A431C98" w14:textId="3F285C39" w:rsidR="005E3318" w:rsidRDefault="00000000">
      <w:pPr>
        <w:pStyle w:val="FirstParagraph"/>
      </w:pPr>
      <w:r>
        <w:t xml:space="preserve">The catchability of the spring and fall surveys conducted by DFO likely changed </w:t>
      </w:r>
      <w:ins w:id="24" w:author="Rideout, Rick" w:date="2023-04-03T11:16:00Z">
        <w:r w:rsidR="00CD6A94">
          <w:t xml:space="preserve">over time </w:t>
        </w:r>
      </w:ins>
      <w:r>
        <w:t xml:space="preserve">given the shift in gear from a Yankee to Engel to Campelen trawl as well as shifts in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Moreover, the lower inflection point</w:t>
      </w:r>
      <w:ins w:id="25" w:author="Rideout, Rick" w:date="2023-04-03T11:18:00Z">
        <w:r w:rsidR="00CD6A94">
          <w:t>s</w:t>
        </w:r>
      </w:ins>
      <w:r>
        <w:t xml:space="preserve">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w:t>
      </w:r>
      <w:del w:id="26" w:author="Rideout, Rick" w:date="2023-04-03T11:19:00Z">
        <w:r w:rsidDel="00CD6A94">
          <w:delText xml:space="preserve">of the </w:delText>
        </w:r>
      </w:del>
      <w:r>
        <w:t xml:space="preserve">total area of all strata (i.e., average area covered / area of survey domain). Survey coverage was then multiplied by 0.2 for deep-water species (Greenland Halibut, Atlantic Halibut, Witch Flounder, Redfish spp., White Hake, Silver Hake, and Monkfish) and 0.5 for the remainder. The upper inflection point was set to 1 as it is unlikely, but still possible, that the survey indices represent overestimates of the true population size. The lower range is widened, especially for deep-water species, to </w:t>
      </w:r>
      <w:r>
        <w:lastRenderedPageBreak/>
        <w:t>account for gear selectivity issues [e.g., escapement under the footgear; Walsh (</w:t>
      </w:r>
      <w:hyperlink w:anchor="ref-walsh1992">
        <w:r>
          <w:rPr>
            <w:rStyle w:val="Hyperlink"/>
          </w:rPr>
          <w:t>1992</w:t>
        </w:r>
      </w:hyperlink>
      <w:r>
        <w:t>)] and availability issues (e.g., portion of the stock in deeper water than covered by the survey).</w:t>
      </w:r>
    </w:p>
    <w:p w14:paraId="0BACBE60" w14:textId="11689BA2" w:rsidR="005E3318" w:rsidRDefault="00000000">
      <w:pPr>
        <w:pStyle w:val="BodyText"/>
      </w:pPr>
      <w:r>
        <w:t xml:space="preserve">A prior for observation error variance was informed by design-based estimates </w:t>
      </w:r>
      <w:ins w:id="27" w:author="Rideout, Rick" w:date="2023-04-03T11:25:00Z">
        <w:r w:rsidR="00AC53B5">
          <w:t xml:space="preserve">of </w:t>
        </w:r>
      </w:ins>
      <w:r>
        <w:t>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7D102377"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6F2D8E14" w14:textId="6EDE391B" w:rsidR="005E3318"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w:t>
      </w:r>
      <w:ins w:id="28" w:author="Rideout, Rick" w:date="2023-04-03T11:26:00Z">
        <w:r w:rsidR="00AC53B5">
          <w:t xml:space="preserve">potential? </w:t>
        </w:r>
      </w:ins>
      <w:r>
        <w:t>distributional shifts outside of the survey domain. Another two times multiplier was applied for deep-water species as they have more scope for shifting outside the survey domain.</w:t>
      </w:r>
    </w:p>
    <w:p w14:paraId="41B08D3A" w14:textId="77777777" w:rsidR="005E3318" w:rsidRDefault="00000000">
      <w:pPr>
        <w:pStyle w:val="Heading3"/>
      </w:pPr>
      <w:bookmarkStart w:id="29" w:name="model-selection"/>
      <w:bookmarkEnd w:id="15"/>
      <w:bookmarkEnd w:id="23"/>
      <w:r>
        <w:t>Model selection</w:t>
      </w:r>
    </w:p>
    <w:p w14:paraId="2D26BC91" w14:textId="09FE6B97" w:rsidR="005E3318" w:rsidRDefault="00000000">
      <w:pPr>
        <w:pStyle w:val="FirstParagraph"/>
      </w:pPr>
      <w:del w:id="30" w:author="Rideout, Rick" w:date="2023-04-03T11:56:00Z">
        <w:r w:rsidDel="00451043">
          <w:delText>It is unknown whether</w:delText>
        </w:r>
      </w:del>
      <w:ins w:id="31" w:author="Rideout, Rick" w:date="2023-04-03T11:56:00Z">
        <w:r w:rsidR="00451043">
          <w:t>The degree to which</w:t>
        </w:r>
      </w:ins>
      <w:r>
        <w:t xml:space="preserve"> density-dependence of the demersal fish community inhabiting the NL shelves is </w:t>
      </w:r>
      <w:del w:id="32" w:author="Rideout, Rick" w:date="2023-04-03T11:56:00Z">
        <w:r w:rsidDel="00451043">
          <w:delText xml:space="preserve">primarily </w:delText>
        </w:r>
      </w:del>
      <w:r>
        <w:t xml:space="preserve">driven by intra </w:t>
      </w:r>
      <w:del w:id="33" w:author="Rideout, Rick" w:date="2023-04-03T11:56:00Z">
        <w:r w:rsidDel="00451043">
          <w:delText xml:space="preserve">or </w:delText>
        </w:r>
      </w:del>
      <w:ins w:id="34" w:author="Rideout, Rick" w:date="2023-04-03T11:56:00Z">
        <w:r w:rsidR="00451043">
          <w:t>versus</w:t>
        </w:r>
        <w:r w:rsidR="00451043">
          <w:t xml:space="preserve"> </w:t>
        </w:r>
      </w:ins>
      <w:r>
        <w:t>interspecific competition</w:t>
      </w:r>
      <w:ins w:id="35" w:author="Rideout, Rick" w:date="2023-04-03T11:56:00Z">
        <w:r w:rsidR="00451043">
          <w:t xml:space="preserve"> is not known</w:t>
        </w:r>
      </w:ins>
      <w:ins w:id="36" w:author="Rideout, Rick" w:date="2023-04-03T11:57:00Z">
        <w:r w:rsidR="00451043">
          <w:t>. Nor is</w:t>
        </w:r>
      </w:ins>
      <w:del w:id="37" w:author="Rideout, Rick" w:date="2023-04-03T11:57:00Z">
        <w:r w:rsidDel="00451043">
          <w:delText>, or</w:delText>
        </w:r>
      </w:del>
      <w:r>
        <w:t xml:space="preserve"> the degree to which species interactions affect population dyanmics. It is, however, well known that the community has been fished for more than 500 years and this history was punctuated by a collapse of several stocks, most notably cod, in the early 1990s </w:t>
      </w:r>
      <w:r>
        <w:lastRenderedPageBreak/>
        <w:t>(</w:t>
      </w:r>
      <w:hyperlink w:anchor="ref-lear1998">
        <w:r>
          <w:rPr>
            <w:rStyle w:val="Hyperlink"/>
          </w:rPr>
          <w:t>Lear, 1998</w:t>
        </w:r>
      </w:hyperlink>
      <w:r>
        <w:t>). This collapse was not isolated to commercial stocks, as the biomass of several non-commercial species collapsed at the same time. This collapse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421CDFFE" w14:textId="05A6B835" w:rsidR="005E3318" w:rsidRDefault="00000000">
      <w:pPr>
        <w:pStyle w:val="BodyText"/>
      </w:pPr>
      <w:r>
        <w:rPr>
          <w:b/>
          <w:bCs/>
        </w:rPr>
        <w:t>Full:</w:t>
      </w:r>
      <w:r>
        <w:t xml:space="preserve"> For this hypothesis, it is posited that population dynamics within regions are governed by an overarching </w:t>
      </w:r>
      <w:ins w:id="38" w:author="Rideout, Rick" w:date="2023-04-03T12:18:00Z">
        <w:r w:rsidR="003061D8">
          <w:t>e</w:t>
        </w:r>
      </w:ins>
      <w:ins w:id="39" w:author="Rideout, Rick" w:date="2023-04-03T12:19:00Z">
        <w:r w:rsidR="003061D8">
          <w:t xml:space="preserve">cosystem? </w:t>
        </w:r>
      </w:ins>
      <w:r>
        <w:t>carrying capacity that affects all focal species as the aggregate biomass approaches system limits (i.e., inter-specific density-dependent effects are assumed). For this hypothesis and all others, annual reported landings of each species are subtracted. 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68C9DA87" w14:textId="77777777" w:rsidR="005E3318"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22D16348" w14:textId="77777777" w:rsidR="005E3318"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55DA8CC2" w14:textId="77777777" w:rsidR="005E3318" w:rsidRDefault="00000000">
      <w:pPr>
        <w:pStyle w:val="BodyText"/>
      </w:pPr>
      <w:r>
        <w:rPr>
          <w:b/>
          <w:bCs/>
        </w:rPr>
        <w:lastRenderedPageBreak/>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3C56D2E2" w14:textId="77777777" w:rsidR="005E3318"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69E4EADC" w14:textId="77777777" w:rsidR="005E3318"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0E12F40F" w14:textId="77777777" w:rsidR="005E3318"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082999C7" w14:textId="77777777" w:rsidR="005E3318"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3EFD0EDB" w14:textId="77777777" w:rsidR="005E3318" w:rsidRDefault="00000000">
      <w:pPr>
        <w:pStyle w:val="BodyText"/>
      </w:pPr>
      <w:r>
        <w:lastRenderedPageBreak/>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0D2FBDCE" w14:textId="77777777" w:rsidR="005E331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7B913DEE" w14:textId="77777777" w:rsidR="005E3318"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w:t>
      </w:r>
    </w:p>
    <w:p w14:paraId="0E01D936" w14:textId="77777777" w:rsidR="005E3318" w:rsidRDefault="00000000">
      <w:pPr>
        <w:pStyle w:val="Heading1"/>
      </w:pPr>
      <w:bookmarkStart w:id="40" w:name="results"/>
      <w:bookmarkEnd w:id="1"/>
      <w:bookmarkEnd w:id="7"/>
      <w:bookmarkEnd w:id="29"/>
      <w:r>
        <w:lastRenderedPageBreak/>
        <w:t>Results</w:t>
      </w:r>
    </w:p>
    <w:p w14:paraId="77F6A8EE" w14:textId="77777777" w:rsidR="005E3318"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w:t>
      </w:r>
      <w:commentRangeStart w:id="41"/>
      <w:commentRangeStart w:id="42"/>
      <w:r>
        <w:t>the “shift” covariate degraded the predictive ability of the model</w:t>
      </w:r>
      <w:commentRangeEnd w:id="41"/>
      <w:r w:rsidR="00344AA9">
        <w:rPr>
          <w:rStyle w:val="CommentReference"/>
        </w:rPr>
        <w:commentReference w:id="41"/>
      </w:r>
      <w:commentRangeEnd w:id="42"/>
      <w:r w:rsidR="00803DCA">
        <w:rPr>
          <w:rStyle w:val="CommentReference"/>
        </w:rPr>
        <w:commentReference w:id="42"/>
      </w:r>
      <w:r>
        <w:t>. Subsequent plots focus on the best fitting formulation, “just correlation”, to demonstrate model predictions.</w:t>
      </w:r>
    </w:p>
    <w:p w14:paraId="4CBBBB21" w14:textId="77777777" w:rsidR="005E3318" w:rsidRDefault="00000000">
      <w:pPr>
        <w:pStyle w:val="BodyText"/>
      </w:pPr>
      <w:r>
        <w:t xml:space="preserve">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w:t>
      </w:r>
      <w:r>
        <w:lastRenderedPageBreak/>
        <w:t xml:space="preserve">fragmented surveys are stitched together and their trends are used to inform a continuous underlying trend in biomass (Figure </w:t>
      </w:r>
      <w:commentRangeStart w:id="43"/>
      <w:r>
        <w:t>3</w:t>
      </w:r>
      <w:commentRangeEnd w:id="43"/>
      <w:r w:rsidR="00DA604D">
        <w:rPr>
          <w:rStyle w:val="CommentReference"/>
        </w:rPr>
        <w:commentReference w:id="43"/>
      </w:r>
      <w:r>
        <w:t xml:space="preserve">). The earlier Yankee and Engel eras of the Canadian surveys tended to receive lower catchability estimates than the Campelen era survey; indices </w:t>
      </w:r>
      <w:commentRangeStart w:id="44"/>
      <w:r>
        <w:t>since 1996 therefore tend to be closer to the underlying estimates of biomass from the model</w:t>
      </w:r>
      <w:commentRangeEnd w:id="44"/>
      <w:r w:rsidR="0001648B">
        <w:rPr>
          <w:rStyle w:val="CommentReference"/>
        </w:rPr>
        <w:commentReference w:id="44"/>
      </w:r>
      <w:r>
        <w:t>.</w:t>
      </w:r>
    </w:p>
    <w:p w14:paraId="5906C6D1" w14:textId="3173F916" w:rsidR="005E3318"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w:t>
      </w:r>
      <w:commentRangeStart w:id="45"/>
      <w:r>
        <w:t>4</w:t>
      </w:r>
      <w:commentRangeEnd w:id="45"/>
      <w:r w:rsidR="0001648B">
        <w:rPr>
          <w:rStyle w:val="CommentReference"/>
        </w:rPr>
        <w:commentReference w:id="45"/>
      </w:r>
      <w:r>
        <w:t xml:space="preserve">).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w:t>
      </w:r>
      <w:del w:id="46" w:author="Rideout, Rick" w:date="2023-04-03T13:41:00Z">
        <w:r w:rsidDel="00872E15">
          <w:delText>Focusing on e</w:delText>
        </w:r>
      </w:del>
      <w:ins w:id="47" w:author="Rideout, Rick" w:date="2023-04-03T13:41:00Z">
        <w:r w:rsidR="00872E15">
          <w:t>E</w:t>
        </w:r>
      </w:ins>
      <w:r>
        <w:t>stimates of biomass</w:t>
      </w:r>
      <w:del w:id="48" w:author="Rideout, Rick" w:date="2023-04-03T13:41:00Z">
        <w:r w:rsidDel="00872E15">
          <w:delText>, total biomass</w:delText>
        </w:r>
      </w:del>
      <w:r>
        <w:t xml:space="preserve"> exceeded the carrying capacity estimated for the Northeast NL Shelf through the </w:t>
      </w:r>
      <w:commentRangeStart w:id="49"/>
      <w:r>
        <w:t>1980s</w:t>
      </w:r>
      <w:ins w:id="50" w:author="Rideout, Rick" w:date="2023-04-03T13:31:00Z">
        <w:r w:rsidR="002B148A">
          <w:t>,</w:t>
        </w:r>
      </w:ins>
      <w:r>
        <w:t xml:space="preserve"> and</w:t>
      </w:r>
      <w:del w:id="51" w:author="Rideout, Rick" w:date="2023-04-03T13:31:00Z">
        <w:r w:rsidDel="002B148A">
          <w:delText xml:space="preserve">, </w:delText>
        </w:r>
      </w:del>
      <w:del w:id="52" w:author="Rideout, Rick" w:date="2023-04-03T13:30:00Z">
        <w:r w:rsidDel="002B148A">
          <w:delText>in the early 1990s</w:delText>
        </w:r>
        <w:commentRangeEnd w:id="49"/>
        <w:r w:rsidR="002B148A" w:rsidDel="002B148A">
          <w:rPr>
            <w:rStyle w:val="CommentReference"/>
          </w:rPr>
          <w:commentReference w:id="49"/>
        </w:r>
      </w:del>
      <w:del w:id="53" w:author="Rideout, Rick" w:date="2023-04-03T13:31:00Z">
        <w:r w:rsidDel="002B148A">
          <w:delText>,</w:delText>
        </w:r>
      </w:del>
      <w:r>
        <w:t xml:space="preserve"> all focal species displayed abrupt declines</w:t>
      </w:r>
      <w:ins w:id="54" w:author="Rideout, Rick" w:date="2023-04-03T13:30:00Z">
        <w:r w:rsidR="002B148A" w:rsidRPr="002B148A">
          <w:t xml:space="preserve"> </w:t>
        </w:r>
        <w:r w:rsidR="002B148A">
          <w:t>in the early 1990s</w:t>
        </w:r>
        <w:commentRangeStart w:id="55"/>
        <w:commentRangeEnd w:id="55"/>
        <w:r w:rsidR="002B148A">
          <w:rPr>
            <w:rStyle w:val="CommentReference"/>
          </w:rPr>
          <w:commentReference w:id="55"/>
        </w:r>
      </w:ins>
      <w:r>
        <w:t>.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740613FE" w14:textId="5247CD30" w:rsidR="005E3318" w:rsidRDefault="00000000">
      <w:pPr>
        <w:pStyle w:val="BodyText"/>
      </w:pPr>
      <w:r>
        <w:t xml:space="preserve">Further inspection of the process errors reveals common patterns across all focal species across three ecosystem production units (Figure 5). Like the exponentiated and unstandardized process errors (“residual change”) shown in Figure 4, the standardized process errors </w:t>
      </w:r>
      <w:del w:id="56" w:author="Rideout, Rick" w:date="2023-04-03T13:45:00Z">
        <w:r w:rsidDel="00B26B43">
          <w:delText xml:space="preserve">shown in Figure 5 </w:delText>
        </w:r>
      </w:del>
      <w:r>
        <w:t xml:space="preserve">highlight substantive subtractions in the early 1990s, representing time-series lows for 19 out of 21 populations. The standardized values also reveal parallel and periodic increases and decreases </w:t>
      </w:r>
      <w:r>
        <w:lastRenderedPageBreak/>
        <w:t>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2839EFD6" w14:textId="77777777" w:rsidR="005E3318" w:rsidRDefault="00000000">
      <w:pPr>
        <w:pStyle w:val="Heading1"/>
      </w:pPr>
      <w:bookmarkStart w:id="57" w:name="discussion"/>
      <w:bookmarkEnd w:id="40"/>
      <w:r>
        <w:t>Discussion</w:t>
      </w:r>
    </w:p>
    <w:p w14:paraId="51B2A242" w14:textId="77777777" w:rsidR="005E3318" w:rsidRDefault="00000000">
      <w:pPr>
        <w:pStyle w:val="FirstParagraph"/>
      </w:pPr>
      <w:r>
        <w:t>Main points in jot note form:</w:t>
      </w:r>
    </w:p>
    <w:p w14:paraId="4D079CAF" w14:textId="77777777" w:rsidR="005E3318" w:rsidRDefault="00000000">
      <w:pPr>
        <w:pStyle w:val="Compact"/>
        <w:numPr>
          <w:ilvl w:val="0"/>
          <w:numId w:val="15"/>
        </w:numPr>
      </w:pPr>
      <w:r>
        <w:t>Rather than assuming that populations are primarily regulated by species-specific carrying capacities, our multispecies production model assumes that both intra and interspecific competition stunts growth as total biomass approaches the environment’s maximal load.</w:t>
      </w:r>
    </w:p>
    <w:p w14:paraId="3812D631" w14:textId="77777777" w:rsidR="005E3318" w:rsidRDefault="00000000">
      <w:pPr>
        <w:pStyle w:val="Compact"/>
        <w:numPr>
          <w:ilvl w:val="0"/>
          <w:numId w:val="15"/>
        </w:numPr>
      </w:pPr>
      <w:r>
        <w:t>The structure of our model resolves an issue with applying the carrying capacity concept as it accounts for species interactions.</w:t>
      </w:r>
    </w:p>
    <w:p w14:paraId="45AFEFDD" w14:textId="77777777" w:rsidR="005E3318" w:rsidRDefault="00000000">
      <w:pPr>
        <w:pStyle w:val="Compact"/>
        <w:numPr>
          <w:ilvl w:val="0"/>
          <w:numId w:val="15"/>
        </w:numPr>
      </w:pPr>
      <w:r>
        <w:t>Our case study of the population dynamics of commercially important demersal fish stocks off the east coast of Canada demonstrates the utility of concurrently modeling the production of multiple sympatric species.</w:t>
      </w:r>
    </w:p>
    <w:p w14:paraId="0991D7DE" w14:textId="77777777" w:rsidR="005E3318" w:rsidRDefault="00000000">
      <w:pPr>
        <w:pStyle w:val="Compact"/>
        <w:numPr>
          <w:ilvl w:val="0"/>
          <w:numId w:val="15"/>
        </w:numPr>
      </w:pPr>
      <w:r>
        <w:t>Account for correlated dynamics across species appears to be especially important and we provide empirical evidence of synchronous changes in the focal demersal fish community. These results imply effects from common bottom-up drivers.</w:t>
      </w:r>
    </w:p>
    <w:p w14:paraId="3B130650" w14:textId="77777777" w:rsidR="005E3318" w:rsidRDefault="00000000">
      <w:pPr>
        <w:pStyle w:val="Compact"/>
        <w:numPr>
          <w:ilvl w:val="0"/>
          <w:numId w:val="15"/>
        </w:numPr>
      </w:pPr>
      <w:r>
        <w:t xml:space="preserve">Populations across all three regions declined in the early 1990s. The prevailing hypothesis is that fisheries were the primary driver of these declines; however, results indicate that substantial subtractions from </w:t>
      </w:r>
      <w:r>
        <w:lastRenderedPageBreak/>
        <w:t xml:space="preserve">factors not related to </w:t>
      </w:r>
      <w:commentRangeStart w:id="58"/>
      <w:r>
        <w:rPr>
          <w:i/>
          <w:iCs/>
        </w:rPr>
        <w:t>reported fishing activity</w:t>
      </w:r>
      <w:r>
        <w:t xml:space="preserve"> </w:t>
      </w:r>
      <w:commentRangeEnd w:id="58"/>
      <w:r w:rsidR="00B26B43">
        <w:rPr>
          <w:rStyle w:val="CommentReference"/>
        </w:rPr>
        <w:commentReference w:id="58"/>
      </w:r>
      <w:r>
        <w:t>are required to explain the declines. A portion of these losses may be attributed to illegal fishing activity, but it seems unlikely that the industry had the capacity to covertly exceed typical annual catches in the late 1980s. For instance, annual catches in the late 1980s across the Northeast NL Shelf and the Grand Bank totaled ~450 kt while residual losses estimated by the model in the early 1990s was ~1000 kt. The illegal fishery would have had to double its efforts to explain the declines. It follows that the decline must at least in part, if not primarily, be due to an unknown environmental driver. (See also Pedersen).</w:t>
      </w:r>
    </w:p>
    <w:p w14:paraId="63E5FA69" w14:textId="77777777" w:rsidR="005E3318" w:rsidRDefault="00000000">
      <w:pPr>
        <w:pStyle w:val="Compact"/>
        <w:numPr>
          <w:ilvl w:val="0"/>
          <w:numId w:val="15"/>
        </w:numPr>
      </w:pPr>
      <w:r>
        <w:t xml:space="preserve">It is unclear whether the collapse represents a shift in the carrying capacity of the system; the model which assumes the systems capacity changed was not well supported relative to the other production model formulations. That said, there were clear shifts in the communities in the region. Interspecific competition may have contributed to these shifts, however shifting energy pathways may also be at play. Observed restructuring of the communities may be akin to the </w:t>
      </w:r>
      <w:r>
        <w:rPr>
          <w:b/>
          <w:bCs/>
        </w:rPr>
        <w:t>paradox of plankton</w:t>
      </w:r>
      <w:r>
        <w:t xml:space="preserve"> where the continuous interaction of ecological and environmental factors give rise to “oscillations and chaos, with a continuous wax and wane of species within the community” (Scheffer et al. 2003; </w:t>
      </w:r>
      <w:hyperlink r:id="rId12">
        <w:r>
          <w:rPr>
            <w:rStyle w:val="Hyperlink"/>
          </w:rPr>
          <w:t>https://doi.org/10.1023/A:1024404804748</w:t>
        </w:r>
      </w:hyperlink>
      <w:r>
        <w:t>)</w:t>
      </w:r>
    </w:p>
    <w:p w14:paraId="08C475B3" w14:textId="77777777" w:rsidR="005E3318" w:rsidRDefault="00000000">
      <w:pPr>
        <w:pStyle w:val="Compact"/>
        <w:numPr>
          <w:ilvl w:val="0"/>
          <w:numId w:val="15"/>
        </w:numPr>
      </w:pPr>
      <w:r>
        <w:t xml:space="preserve">While our multispecies production model accounts for more ecological interactions than standard single-species production models, it is still an imperfect abstraction of nature. Results indicate that total biomass in Northeast NL Shelf production unit was above the carrying capacity of that region in the early </w:t>
      </w:r>
      <w:commentRangeStart w:id="59"/>
      <w:r>
        <w:t>1990s</w:t>
      </w:r>
      <w:commentRangeEnd w:id="59"/>
      <w:r w:rsidR="00C6697E">
        <w:rPr>
          <w:rStyle w:val="CommentReference"/>
        </w:rPr>
        <w:commentReference w:id="59"/>
      </w:r>
      <w:r>
        <w:t>. This result is at odds with historic records that suggest populations such as Northern cod were at substantially higher levels in the 1970s and earlier. However, it is possible that the 1970s represents a productive period when the system may have exceeded the carrying capacity.</w:t>
      </w:r>
    </w:p>
    <w:p w14:paraId="73E4088D" w14:textId="77777777" w:rsidR="005E3318" w:rsidRDefault="00000000">
      <w:pPr>
        <w:pStyle w:val="Compact"/>
        <w:numPr>
          <w:ilvl w:val="0"/>
          <w:numId w:val="15"/>
        </w:numPr>
      </w:pPr>
      <w:r>
        <w:t xml:space="preserve">Results from the Grand Bank and Southern NL also indicate that the demersal fish community is currently </w:t>
      </w:r>
      <w:commentRangeStart w:id="60"/>
      <w:r>
        <w:t>dominated</w:t>
      </w:r>
      <w:commentRangeEnd w:id="60"/>
      <w:r w:rsidR="00C6697E">
        <w:rPr>
          <w:rStyle w:val="CommentReference"/>
        </w:rPr>
        <w:commentReference w:id="60"/>
      </w:r>
      <w:r>
        <w:t xml:space="preserve"> by redfish; this result may be an artifact of unrealistically low survey catchability estimates or the model’s inability to properly account for year effects. Observation errors are assumed to be lognormally distributed, however, extreme catch events / black swan events in space (cite Anderson) can introduce ‘year effects’ that may be better accounted assuming the a distribution with heavier tails, such as the t-</w:t>
      </w:r>
      <w:commentRangeStart w:id="61"/>
      <w:r>
        <w:t>distribution</w:t>
      </w:r>
      <w:commentRangeEnd w:id="61"/>
      <w:r w:rsidR="00C6697E">
        <w:rPr>
          <w:rStyle w:val="CommentReference"/>
        </w:rPr>
        <w:commentReference w:id="61"/>
      </w:r>
      <w:r>
        <w:t>.</w:t>
      </w:r>
    </w:p>
    <w:p w14:paraId="0E28EFBA" w14:textId="77777777" w:rsidR="005E3318" w:rsidRDefault="00000000">
      <w:pPr>
        <w:pStyle w:val="Compact"/>
        <w:numPr>
          <w:ilvl w:val="0"/>
          <w:numId w:val="15"/>
        </w:numPr>
      </w:pPr>
      <w:r>
        <w:lastRenderedPageBreak/>
        <w:t>Wrap up: there is growing need to apply an ecosystem approach to fisheries management, however, the data requirements of multispecies assessments models built to support ecosystem-informed decisions are often prohibitive. There are currently few data-limited approaches. We document a production model that can estimate the population dynamics of multiple stocks using commonly available landings and survey index data. The methods presented here may therefore represent a relatively tractable approach for informing management decisions for multiple sympatric and data-limited species.</w:t>
      </w:r>
    </w:p>
    <w:p w14:paraId="538178A1" w14:textId="77777777" w:rsidR="005E3318" w:rsidRDefault="00000000">
      <w:pPr>
        <w:pStyle w:val="Heading1"/>
      </w:pPr>
      <w:bookmarkStart w:id="62" w:name="acknowledgements"/>
      <w:bookmarkEnd w:id="57"/>
      <w:r>
        <w:t>Acknowledgements</w:t>
      </w:r>
    </w:p>
    <w:p w14:paraId="28FD8BF6" w14:textId="77777777" w:rsidR="005E3318" w:rsidRDefault="00000000">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w:t>
      </w:r>
    </w:p>
    <w:p w14:paraId="21EF1D2F" w14:textId="77777777" w:rsidR="005E3318" w:rsidRDefault="00000000">
      <w:pPr>
        <w:pStyle w:val="Heading1"/>
      </w:pPr>
      <w:bookmarkStart w:id="63" w:name="references"/>
      <w:bookmarkEnd w:id="62"/>
      <w:r>
        <w:t>References</w:t>
      </w:r>
    </w:p>
    <w:p w14:paraId="6D3F4C1E" w14:textId="77777777" w:rsidR="005E3318" w:rsidRDefault="00000000">
      <w:pPr>
        <w:pStyle w:val="Bibliography"/>
      </w:pPr>
      <w:bookmarkStart w:id="64" w:name="ref-cadigan2015"/>
      <w:bookmarkStart w:id="65" w:name="refs"/>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30581602" w14:textId="77777777" w:rsidR="005E3318" w:rsidRDefault="00000000">
      <w:pPr>
        <w:pStyle w:val="Bibliography"/>
      </w:pPr>
      <w:bookmarkStart w:id="66" w:name="ref-cadigan2022"/>
      <w:bookmarkEnd w:id="64"/>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ja</w:t>
      </w:r>
      <w:r>
        <w:t>.</w:t>
      </w:r>
    </w:p>
    <w:p w14:paraId="3E510EFD" w14:textId="77777777" w:rsidR="005E3318" w:rsidRDefault="00000000">
      <w:pPr>
        <w:pStyle w:val="Bibliography"/>
      </w:pPr>
      <w:bookmarkStart w:id="67" w:name="ref-chadwick2007"/>
      <w:bookmarkEnd w:id="66"/>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46B8C598" w14:textId="77777777" w:rsidR="005E3318" w:rsidRDefault="00000000">
      <w:pPr>
        <w:pStyle w:val="Bibliography"/>
      </w:pPr>
      <w:bookmarkStart w:id="68" w:name="ref-froese2017"/>
      <w:bookmarkEnd w:id="67"/>
      <w:r>
        <w:lastRenderedPageBreak/>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39812F36" w14:textId="77777777" w:rsidR="005E3318" w:rsidRDefault="00000000">
      <w:pPr>
        <w:pStyle w:val="Bibliography"/>
      </w:pPr>
      <w:bookmarkStart w:id="69" w:name="ref-hutchings2021"/>
      <w:bookmarkEnd w:id="68"/>
      <w:r>
        <w:t xml:space="preserve">Hutchings, J. A. (2021). </w:t>
      </w:r>
      <w:r>
        <w:rPr>
          <w:i/>
          <w:iCs/>
        </w:rPr>
        <w:t>A primer of life histories: Ecology, evolution, and application</w:t>
      </w:r>
      <w:r>
        <w:t>. Oxford University Press.</w:t>
      </w:r>
    </w:p>
    <w:p w14:paraId="2BFD0009" w14:textId="77777777" w:rsidR="005E3318" w:rsidRDefault="00000000">
      <w:pPr>
        <w:pStyle w:val="Bibliography"/>
      </w:pPr>
      <w:bookmarkStart w:id="70" w:name="ref-kell2016"/>
      <w:bookmarkEnd w:id="69"/>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23F735CF" w14:textId="77777777" w:rsidR="005E3318" w:rsidRDefault="00000000">
      <w:pPr>
        <w:pStyle w:val="Bibliography"/>
      </w:pPr>
      <w:bookmarkStart w:id="71" w:name="ref-kristensen2015"/>
      <w:bookmarkEnd w:id="70"/>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3">
        <w:r>
          <w:rPr>
            <w:rStyle w:val="Hyperlink"/>
          </w:rPr>
          <w:t>https://doi.org/10.18637/jss.v070.i05</w:t>
        </w:r>
      </w:hyperlink>
    </w:p>
    <w:p w14:paraId="5DD80630" w14:textId="77777777" w:rsidR="005E3318" w:rsidRDefault="00000000">
      <w:pPr>
        <w:pStyle w:val="Bibliography"/>
      </w:pPr>
      <w:bookmarkStart w:id="72" w:name="ref-lear1998"/>
      <w:bookmarkEnd w:id="71"/>
      <w:r>
        <w:t xml:space="preserve">Lear, W. H. (1998). History of fisheries in the northwest atlantic: The 500-year perspective. </w:t>
      </w:r>
      <w:r>
        <w:rPr>
          <w:i/>
          <w:iCs/>
        </w:rPr>
        <w:t>Journal of Northwest Atlantic Fishery Science</w:t>
      </w:r>
      <w:r>
        <w:t xml:space="preserve">, </w:t>
      </w:r>
      <w:r>
        <w:rPr>
          <w:i/>
          <w:iCs/>
        </w:rPr>
        <w:t>23</w:t>
      </w:r>
      <w:r>
        <w:t>.</w:t>
      </w:r>
    </w:p>
    <w:p w14:paraId="43723DEC" w14:textId="77777777" w:rsidR="005E3318" w:rsidRDefault="00000000">
      <w:pPr>
        <w:pStyle w:val="Bibliography"/>
      </w:pPr>
      <w:bookmarkStart w:id="73" w:name="ref-licandeo2020"/>
      <w:bookmarkEnd w:id="72"/>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10BE6273" w14:textId="77777777" w:rsidR="005E3318" w:rsidRPr="003A7D68" w:rsidRDefault="00000000">
      <w:pPr>
        <w:pStyle w:val="Bibliography"/>
        <w:rPr>
          <w:lang w:val="fr-FR"/>
        </w:rPr>
      </w:pPr>
      <w:bookmarkStart w:id="74" w:name="ref-nafo2019"/>
      <w:bookmarkEnd w:id="73"/>
      <w:r>
        <w:t xml:space="preserve">NAFO. (2019). Report of the Scientific Council, 31 May – 13 June 2019, Halifax, Canada. </w:t>
      </w:r>
      <w:r w:rsidRPr="003A7D68">
        <w:rPr>
          <w:i/>
          <w:iCs/>
          <w:lang w:val="fr-FR"/>
        </w:rPr>
        <w:t>NAFO SCS Doc</w:t>
      </w:r>
      <w:r w:rsidRPr="003A7D68">
        <w:rPr>
          <w:lang w:val="fr-FR"/>
        </w:rPr>
        <w:t xml:space="preserve">, </w:t>
      </w:r>
      <w:r w:rsidRPr="003A7D68">
        <w:rPr>
          <w:i/>
          <w:iCs/>
          <w:lang w:val="fr-FR"/>
        </w:rPr>
        <w:t>19/20</w:t>
      </w:r>
      <w:r w:rsidRPr="003A7D68">
        <w:rPr>
          <w:lang w:val="fr-FR"/>
        </w:rPr>
        <w:t xml:space="preserve">. </w:t>
      </w:r>
      <w:hyperlink r:id="rId14">
        <w:r w:rsidRPr="003A7D68">
          <w:rPr>
            <w:rStyle w:val="Hyperlink"/>
            <w:lang w:val="fr-FR"/>
          </w:rPr>
          <w:t>https://www.nafo.int/Portals/0/PDFs/sc/2019/scs19-20.pdf</w:t>
        </w:r>
      </w:hyperlink>
    </w:p>
    <w:p w14:paraId="72D395D7" w14:textId="77777777" w:rsidR="005E3318" w:rsidRDefault="00000000">
      <w:pPr>
        <w:pStyle w:val="Bibliography"/>
      </w:pPr>
      <w:bookmarkStart w:id="75" w:name="ref-regular2021"/>
      <w:bookmarkEnd w:id="74"/>
      <w:commentRangeStart w:id="76"/>
      <w:r>
        <w:t>Paul</w:t>
      </w:r>
      <w:commentRangeEnd w:id="76"/>
      <w:r w:rsidR="00803DCA">
        <w:rPr>
          <w:rStyle w:val="CommentReference"/>
        </w:rPr>
        <w:commentReference w:id="76"/>
      </w:r>
      <w:r>
        <w:t xml:space="preserve"> M. Regular, Buren, A. D., Dwyer, K. S., Cadigan, N. G., Gregory, R. S., Koen-Alonso, M., Rideout, R. M., Robertson, G. J., Robertson, M. D., Stenson, G. B., Wheeland, L. J., &amp; Zhang, F. (2021). Indexing starvation mortality to assess its role in the population regulation of northern cod. </w:t>
      </w:r>
      <w:r>
        <w:rPr>
          <w:i/>
          <w:iCs/>
        </w:rPr>
        <w:t>Fisheries Research</w:t>
      </w:r>
      <w:r>
        <w:t xml:space="preserve">, </w:t>
      </w:r>
      <w:r>
        <w:rPr>
          <w:i/>
          <w:iCs/>
        </w:rPr>
        <w:t>247</w:t>
      </w:r>
      <w:r>
        <w:t>, 106180. https://doi.org/</w:t>
      </w:r>
      <w:hyperlink r:id="rId15">
        <w:r>
          <w:rPr>
            <w:rStyle w:val="Hyperlink"/>
          </w:rPr>
          <w:t>https://doi.org/10.1016/j.fishres.2021.106180</w:t>
        </w:r>
      </w:hyperlink>
    </w:p>
    <w:p w14:paraId="3A283E8F" w14:textId="77777777" w:rsidR="005E3318" w:rsidRDefault="00000000">
      <w:pPr>
        <w:pStyle w:val="Bibliography"/>
      </w:pPr>
      <w:bookmarkStart w:id="77" w:name="ref-pedersen2017"/>
      <w:bookmarkEnd w:id="75"/>
      <w:r>
        <w:lastRenderedPageBreak/>
        <w:t xml:space="preserve">Pedersen, E. J., Thompson, P. L., Ball, R. A., Fortin, M.-J., Gouhier, T. C., Link, H., Moritz, C., Nenzen, H., Stanley, R. R., Taranu, Z. E., et al. (2017). Signatures of the collapse and incipient recovery of an overexploited marine ecosystem. </w:t>
      </w:r>
      <w:r>
        <w:rPr>
          <w:i/>
          <w:iCs/>
        </w:rPr>
        <w:t>Royal Society Open Science</w:t>
      </w:r>
      <w:r>
        <w:t xml:space="preserve">, </w:t>
      </w:r>
      <w:r>
        <w:rPr>
          <w:i/>
          <w:iCs/>
        </w:rPr>
        <w:t>4</w:t>
      </w:r>
      <w:r>
        <w:t>(7), 170215.</w:t>
      </w:r>
    </w:p>
    <w:p w14:paraId="34F4CBB1" w14:textId="77777777" w:rsidR="005E3318" w:rsidRDefault="00000000">
      <w:pPr>
        <w:pStyle w:val="Bibliography"/>
      </w:pPr>
      <w:bookmarkStart w:id="78" w:name="ref-pepin2014"/>
      <w:bookmarkEnd w:id="77"/>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2E3713AD" w14:textId="77777777" w:rsidR="005E3318" w:rsidRDefault="00000000">
      <w:pPr>
        <w:pStyle w:val="Bibliography"/>
      </w:pPr>
      <w:bookmarkStart w:id="79" w:name="ref-R"/>
      <w:bookmarkEnd w:id="78"/>
      <w:r>
        <w:t xml:space="preserve">R Core Team. (2021). </w:t>
      </w:r>
      <w:r>
        <w:rPr>
          <w:i/>
          <w:iCs/>
        </w:rPr>
        <w:t>R: A language and environment for statistical computing</w:t>
      </w:r>
      <w:r>
        <w:t xml:space="preserve">. R Foundation for Statistical Computing. </w:t>
      </w:r>
      <w:hyperlink r:id="rId16">
        <w:r>
          <w:rPr>
            <w:rStyle w:val="Hyperlink"/>
          </w:rPr>
          <w:t>https://www.R-project.org/</w:t>
        </w:r>
      </w:hyperlink>
    </w:p>
    <w:p w14:paraId="11FAAD8A" w14:textId="77777777" w:rsidR="005E3318" w:rsidRDefault="00000000">
      <w:pPr>
        <w:pStyle w:val="Bibliography"/>
      </w:pPr>
      <w:bookmarkStart w:id="80" w:name="ref-schaefer1954"/>
      <w:bookmarkEnd w:id="79"/>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58E04ADE" w14:textId="77777777" w:rsidR="005E3318" w:rsidRDefault="00000000">
      <w:pPr>
        <w:pStyle w:val="Bibliography"/>
      </w:pPr>
      <w:bookmarkStart w:id="81" w:name="ref-smith1981"/>
      <w:bookmarkEnd w:id="80"/>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2FA50848" w14:textId="77777777" w:rsidR="005E3318" w:rsidRDefault="00000000">
      <w:pPr>
        <w:pStyle w:val="Bibliography"/>
      </w:pPr>
      <w:bookmarkStart w:id="82" w:name="ref-thorson2020"/>
      <w:bookmarkEnd w:id="81"/>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693B7FA1" w14:textId="77777777" w:rsidR="005E3318" w:rsidRDefault="00000000">
      <w:pPr>
        <w:pStyle w:val="Bibliography"/>
      </w:pPr>
      <w:bookmarkStart w:id="83" w:name="ref-walsh1992"/>
      <w:bookmarkEnd w:id="82"/>
      <w:r>
        <w:t xml:space="preserve">Walsh, S. J. (1992). Size-dependent selection at the footgear of a groundfish survey trawl. </w:t>
      </w:r>
      <w:r>
        <w:rPr>
          <w:i/>
          <w:iCs/>
        </w:rPr>
        <w:t>North American Journal of Fisheries Management</w:t>
      </w:r>
      <w:r>
        <w:t xml:space="preserve">, </w:t>
      </w:r>
      <w:r>
        <w:rPr>
          <w:i/>
          <w:iCs/>
        </w:rPr>
        <w:t>12</w:t>
      </w:r>
      <w:r>
        <w:t>(3), 625–633.</w:t>
      </w:r>
    </w:p>
    <w:bookmarkEnd w:id="65"/>
    <w:bookmarkEnd w:id="83"/>
    <w:p w14:paraId="2A9C3CA6" w14:textId="77777777" w:rsidR="005E3318" w:rsidRDefault="00000000">
      <w:r>
        <w:br w:type="page"/>
      </w:r>
    </w:p>
    <w:p w14:paraId="46CF7B21" w14:textId="77777777" w:rsidR="005E3318" w:rsidRDefault="00000000">
      <w:pPr>
        <w:pStyle w:val="Heading1"/>
      </w:pPr>
      <w:bookmarkStart w:id="84" w:name="figures"/>
      <w:bookmarkEnd w:id="63"/>
      <w:r>
        <w:lastRenderedPageBreak/>
        <w:t>Figures</w:t>
      </w:r>
    </w:p>
    <w:p w14:paraId="20B37E20" w14:textId="77777777" w:rsidR="005E3318" w:rsidRDefault="00000000">
      <w:pPr>
        <w:pStyle w:val="CaptionedFigure"/>
      </w:pPr>
      <w:r>
        <w:rPr>
          <w:noProof/>
        </w:rPr>
        <w:drawing>
          <wp:inline distT="0" distB="0" distL="0" distR="0" wp14:anchorId="22F176F8" wp14:editId="246DD59B">
            <wp:extent cx="3599999" cy="4092857"/>
            <wp:effectExtent l="0" t="0" r="0" b="0"/>
            <wp:docPr id="63"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64" name="Picture" descr="C:/Users/RegularP/Documents/PROJECTS/multispic/analysis/paper/figures/epu_map.png"/>
                    <pic:cNvPicPr>
                      <a:picLocks noChangeAspect="1" noChangeArrowheads="1"/>
                    </pic:cNvPicPr>
                  </pic:nvPicPr>
                  <pic:blipFill>
                    <a:blip r:embed="rId17"/>
                    <a:stretch>
                      <a:fillRect/>
                    </a:stretch>
                  </pic:blipFill>
                  <pic:spPr bwMode="auto">
                    <a:xfrm>
                      <a:off x="0" y="0"/>
                      <a:ext cx="3599999" cy="4092857"/>
                    </a:xfrm>
                    <a:prstGeom prst="rect">
                      <a:avLst/>
                    </a:prstGeom>
                    <a:noFill/>
                    <a:ln w="9525">
                      <a:noFill/>
                      <a:headEnd/>
                      <a:tailEnd/>
                    </a:ln>
                  </pic:spPr>
                </pic:pic>
              </a:graphicData>
            </a:graphic>
          </wp:inline>
        </w:drawing>
      </w:r>
    </w:p>
    <w:p w14:paraId="20FA6300" w14:textId="77777777" w:rsidR="005E3318" w:rsidRDefault="00000000">
      <w:pPr>
        <w:pStyle w:val="ImageCaption"/>
      </w:pPr>
      <w:r>
        <w:t>Fig 1: Map of Newfoundland and Labrador (NL) case study area showing the Northeast NL Shelf (purple), Grand Bank (green), and Southern NL (yellow) ecosystem production units.</w:t>
      </w:r>
    </w:p>
    <w:p w14:paraId="40B4B484" w14:textId="77777777" w:rsidR="005E3318" w:rsidRDefault="00000000">
      <w:pPr>
        <w:pStyle w:val="CaptionedFigure"/>
      </w:pPr>
      <w:r>
        <w:rPr>
          <w:noProof/>
        </w:rPr>
        <w:lastRenderedPageBreak/>
        <w:drawing>
          <wp:inline distT="0" distB="0" distL="0" distR="0" wp14:anchorId="24A86DC5" wp14:editId="6C87E136">
            <wp:extent cx="5943600" cy="2773680"/>
            <wp:effectExtent l="0" t="0" r="0" b="0"/>
            <wp:docPr id="66"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67" name="Picture" descr="C:/Users/RegularP/Documents/PROJECTS/multispic/analysis/paper/figures/score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6F7E0AA9" w14:textId="77777777" w:rsidR="005E3318" w:rsidRDefault="00000000">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516BE603" w14:textId="77777777" w:rsidR="005E3318" w:rsidRDefault="00000000">
      <w:pPr>
        <w:pStyle w:val="CaptionedFigure"/>
      </w:pPr>
      <w:r>
        <w:rPr>
          <w:noProof/>
        </w:rPr>
        <w:lastRenderedPageBreak/>
        <w:drawing>
          <wp:inline distT="0" distB="0" distL="0" distR="0" wp14:anchorId="33D7D77B" wp14:editId="7A72597B">
            <wp:extent cx="5943600" cy="4160520"/>
            <wp:effectExtent l="0" t="0" r="0" b="0"/>
            <wp:docPr id="69" name="Picture" descr="Fig 3: Trends in survey indices (dots) along with predicted indices (dotted line) and model estimates of biomass from the best fitting multispecies production model.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70" name="Picture" descr="C:/Users/RegularP/Documents/PROJECTS/multispic/analysis/paper/figures/survey_trend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3363DB3B" w14:textId="77777777" w:rsidR="005E3318" w:rsidRDefault="00000000">
      <w:pPr>
        <w:pStyle w:val="ImageCaption"/>
      </w:pPr>
      <w:r>
        <w:t>Fig 3: Trends in survey indices (dots) along with predicted indices (dotted line) and model estimates of biomass from the best fitting multispecies production model.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18DE2D9E" w14:textId="77777777" w:rsidR="005E3318" w:rsidRDefault="00000000">
      <w:pPr>
        <w:pStyle w:val="CaptionedFigure"/>
      </w:pPr>
      <w:r>
        <w:rPr>
          <w:noProof/>
        </w:rPr>
        <w:lastRenderedPageBreak/>
        <w:drawing>
          <wp:inline distT="0" distB="0" distL="0" distR="0" wp14:anchorId="0FDFAEAF" wp14:editId="133D31BD">
            <wp:extent cx="5943600" cy="4160520"/>
            <wp:effectExtent l="0" t="0" r="0" b="0"/>
            <wp:docPr id="72"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73" name="Picture" descr="C:/Users/RegularP/Documents/PROJECTS/multispic/analysis/paper/figures/pop_trend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1E88CF4E" w14:textId="77777777" w:rsidR="005E3318" w:rsidRDefault="00000000">
      <w:pPr>
        <w:pStyle w:val="ImageCaption"/>
      </w:pPr>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0185B310" w14:textId="77777777" w:rsidR="005E3318" w:rsidRDefault="00000000">
      <w:pPr>
        <w:pStyle w:val="CaptionedFigure"/>
      </w:pPr>
      <w:r>
        <w:rPr>
          <w:noProof/>
        </w:rPr>
        <w:lastRenderedPageBreak/>
        <w:drawing>
          <wp:inline distT="0" distB="0" distL="0" distR="0" wp14:anchorId="2DA9E20C" wp14:editId="6951BDA6">
            <wp:extent cx="5943600" cy="3200400"/>
            <wp:effectExtent l="0" t="0" r="0" b="0"/>
            <wp:docPr id="75"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76" name="Picture" descr="C:/Users/RegularP/Documents/PROJECTS/multispic/analysis/paper/figures/pe_cor.svg"/>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1332A7C" w14:textId="77777777" w:rsidR="005E3318" w:rsidRDefault="00000000">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84"/>
    </w:p>
    <w:sectPr w:rsidR="005E3318" w:rsidSect="00E63332">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ideout, Rick" w:date="2023-04-03T10:31:00Z" w:initials="RR">
    <w:p w14:paraId="6E199239" w14:textId="4188E67A" w:rsidR="000E1141" w:rsidRDefault="000E1141">
      <w:pPr>
        <w:pStyle w:val="CommentText"/>
      </w:pPr>
      <w:r>
        <w:rPr>
          <w:rStyle w:val="CommentReference"/>
        </w:rPr>
        <w:annotationRef/>
      </w:r>
      <w:r>
        <w:t xml:space="preserve">Is ‘identifiable’ the right word? </w:t>
      </w:r>
      <w:proofErr w:type="spellStart"/>
      <w:r>
        <w:t>Estimatable</w:t>
      </w:r>
      <w:proofErr w:type="spellEnd"/>
      <w:r>
        <w:t>? – wait is that even a word? Maybe it is fine but reads a bit strange to me.</w:t>
      </w:r>
    </w:p>
  </w:comment>
  <w:comment w:id="9" w:author="Rideout, Rick" w:date="2023-04-03T10:43:00Z" w:initials="RR">
    <w:p w14:paraId="0221E81D" w14:textId="3DCB34C3" w:rsidR="00B24E47" w:rsidRDefault="00B24E47">
      <w:pPr>
        <w:pStyle w:val="CommentText"/>
      </w:pPr>
      <w:r>
        <w:rPr>
          <w:rStyle w:val="CommentReference"/>
        </w:rPr>
        <w:annotationRef/>
      </w:r>
      <w:r>
        <w:t xml:space="preserve">Any concern that differences between </w:t>
      </w:r>
      <w:proofErr w:type="spellStart"/>
      <w:r>
        <w:t>statlant</w:t>
      </w:r>
      <w:proofErr w:type="spellEnd"/>
      <w:r>
        <w:t xml:space="preserve"> and SC-accepted catches can influence results?</w:t>
      </w:r>
    </w:p>
  </w:comment>
  <w:comment w:id="11" w:author="Rideout, Rick" w:date="2023-04-03T10:53:00Z" w:initials="RR">
    <w:p w14:paraId="7C2B111E" w14:textId="464606C9" w:rsidR="004029D6" w:rsidRDefault="004029D6">
      <w:pPr>
        <w:pStyle w:val="CommentText"/>
      </w:pPr>
      <w:r>
        <w:rPr>
          <w:rStyle w:val="CommentReference"/>
        </w:rPr>
        <w:annotationRef/>
      </w:r>
      <w:r>
        <w:t xml:space="preserve">Probably just my poor grasp of the English language but saying that the ‘species included’ sounds like it included these but there could have also been others. Maybe it doesn’t matter but would it be better to say ‘the included species were Redfish, </w:t>
      </w:r>
      <w:proofErr w:type="spellStart"/>
      <w:r>
        <w:t>spp</w:t>
      </w:r>
      <w:proofErr w:type="spellEnd"/>
      <w:r>
        <w:t>….’? Same applies to L137 and L140.</w:t>
      </w:r>
    </w:p>
  </w:comment>
  <w:comment w:id="41" w:author="Rideout, Rick" w:date="2023-04-03T12:42:00Z" w:initials="RR">
    <w:p w14:paraId="18D83231" w14:textId="59843F0D" w:rsidR="00344AA9" w:rsidRDefault="00344AA9">
      <w:pPr>
        <w:pStyle w:val="CommentText"/>
      </w:pPr>
      <w:r>
        <w:rPr>
          <w:rStyle w:val="CommentReference"/>
        </w:rPr>
        <w:annotationRef/>
      </w:r>
      <w:r>
        <w:t>Addressed in discussion?</w:t>
      </w:r>
    </w:p>
  </w:comment>
  <w:comment w:id="42" w:author="Rideout, Rick" w:date="2023-04-03T14:06:00Z" w:initials="RR">
    <w:p w14:paraId="300F5069" w14:textId="6F57E98A" w:rsidR="00803DCA" w:rsidRDefault="00803DCA">
      <w:pPr>
        <w:pStyle w:val="CommentText"/>
      </w:pPr>
      <w:r>
        <w:rPr>
          <w:rStyle w:val="CommentReference"/>
        </w:rPr>
        <w:annotationRef/>
      </w:r>
      <w:r>
        <w:t>Yes, there is a placeholder to discuss this.</w:t>
      </w:r>
    </w:p>
  </w:comment>
  <w:comment w:id="43" w:author="Rideout, Rick" w:date="2023-04-03T12:54:00Z" w:initials="RR">
    <w:p w14:paraId="30FABA3E" w14:textId="4E72349A" w:rsidR="00DA604D" w:rsidRDefault="00DA604D">
      <w:pPr>
        <w:pStyle w:val="CommentText"/>
      </w:pPr>
      <w:r>
        <w:rPr>
          <w:rStyle w:val="CommentReference"/>
        </w:rPr>
        <w:annotationRef/>
      </w:r>
      <w:r>
        <w:t>A couple of points on this figure: 1) with the size of these figs/facets it is difficult in places to tell the difference between the dots and the dotted line, especially in the skate plots. It might be worth considering a different line type, different symbol type, or some other way to distinguish.2) the shaded region is mentioned in the fig caption but the solid line is not mentioned. I assume it is the median?</w:t>
      </w:r>
    </w:p>
  </w:comment>
  <w:comment w:id="44" w:author="Rideout, Rick" w:date="2023-04-03T13:03:00Z" w:initials="RR">
    <w:p w14:paraId="3956FF9F" w14:textId="5F2417B6" w:rsidR="0001648B" w:rsidRDefault="0001648B">
      <w:pPr>
        <w:pStyle w:val="CommentText"/>
      </w:pPr>
      <w:r>
        <w:rPr>
          <w:rStyle w:val="CommentReference"/>
        </w:rPr>
        <w:annotationRef/>
      </w:r>
      <w:r>
        <w:t>I guess this is true for most plots but certainly not two of the redfish plot, which are generally the opposite I think.</w:t>
      </w:r>
    </w:p>
  </w:comment>
  <w:comment w:id="45" w:author="Rideout, Rick" w:date="2023-04-03T13:10:00Z" w:initials="RR">
    <w:p w14:paraId="65AF2B06" w14:textId="440178F9" w:rsidR="0001648B" w:rsidRDefault="0001648B">
      <w:pPr>
        <w:pStyle w:val="CommentText"/>
      </w:pPr>
      <w:r>
        <w:rPr>
          <w:rStyle w:val="CommentReference"/>
        </w:rPr>
        <w:annotationRef/>
      </w:r>
      <w:r>
        <w:t>I wonder if the journal will have an issue with the yellow line in these plots too? – doesn’t show up so well.</w:t>
      </w:r>
    </w:p>
  </w:comment>
  <w:comment w:id="49" w:author="Rideout, Rick" w:date="2023-04-03T13:22:00Z" w:initials="RR">
    <w:p w14:paraId="6F06110D" w14:textId="0C82A18D" w:rsidR="002B148A" w:rsidRDefault="002B148A">
      <w:pPr>
        <w:pStyle w:val="CommentText"/>
      </w:pPr>
      <w:r>
        <w:rPr>
          <w:rStyle w:val="CommentReference"/>
        </w:rPr>
        <w:annotationRef/>
      </w:r>
      <w:r>
        <w:t>Double check the years – it looks to me like biomass = K around 1990. Oh wait, I think I misunderstood the intent here. Suggest a rewording.</w:t>
      </w:r>
    </w:p>
  </w:comment>
  <w:comment w:id="55" w:author="Rideout, Rick" w:date="2023-04-03T13:22:00Z" w:initials="RR">
    <w:p w14:paraId="1C9A0C0B" w14:textId="303BA507" w:rsidR="002B148A" w:rsidRDefault="002B148A" w:rsidP="002B148A">
      <w:pPr>
        <w:pStyle w:val="CommentText"/>
      </w:pPr>
      <w:r>
        <w:rPr>
          <w:rStyle w:val="CommentReference"/>
        </w:rPr>
        <w:annotationRef/>
      </w:r>
      <w:r>
        <w:t>Double check the years – it looks to me like biomass = K around 1990. Oh wait, I think I misunderstood the intent here. Suggest</w:t>
      </w:r>
      <w:r w:rsidR="00872E15">
        <w:t>ing</w:t>
      </w:r>
      <w:r>
        <w:t xml:space="preserve"> a rewording.</w:t>
      </w:r>
    </w:p>
  </w:comment>
  <w:comment w:id="58" w:author="Rideout, Rick" w:date="2023-04-03T13:50:00Z" w:initials="RR">
    <w:p w14:paraId="58C0871E" w14:textId="4A5B2569" w:rsidR="00B26B43" w:rsidRDefault="00B26B43">
      <w:pPr>
        <w:pStyle w:val="CommentText"/>
      </w:pPr>
      <w:r>
        <w:rPr>
          <w:rStyle w:val="CommentReference"/>
        </w:rPr>
        <w:annotationRef/>
      </w:r>
      <w:r>
        <w:t xml:space="preserve">I guess this relates back to my question about </w:t>
      </w:r>
      <w:proofErr w:type="spellStart"/>
      <w:r>
        <w:t>statlant</w:t>
      </w:r>
      <w:proofErr w:type="spellEnd"/>
      <w:r>
        <w:t xml:space="preserve"> vs SC catches… but that wouldn’t influence historic catches</w:t>
      </w:r>
    </w:p>
  </w:comment>
  <w:comment w:id="59" w:author="Rideout, Rick" w:date="2023-04-03T13:55:00Z" w:initials="RR">
    <w:p w14:paraId="1CD73385" w14:textId="484F19B3" w:rsidR="00C6697E" w:rsidRDefault="00C6697E">
      <w:pPr>
        <w:pStyle w:val="CommentText"/>
      </w:pPr>
      <w:r>
        <w:rPr>
          <w:rStyle w:val="CommentReference"/>
        </w:rPr>
        <w:annotationRef/>
      </w:r>
      <w:r>
        <w:t>1980s? Looked like biomass = K in 1990 and below that afterwards.</w:t>
      </w:r>
    </w:p>
  </w:comment>
  <w:comment w:id="60" w:author="Rideout, Rick" w:date="2023-04-03T13:57:00Z" w:initials="RR">
    <w:p w14:paraId="2CFB6EBF" w14:textId="5A14392D" w:rsidR="00C6697E" w:rsidRDefault="00C6697E">
      <w:pPr>
        <w:pStyle w:val="CommentText"/>
      </w:pPr>
      <w:r>
        <w:rPr>
          <w:rStyle w:val="CommentReference"/>
        </w:rPr>
        <w:annotationRef/>
      </w:r>
      <w:r>
        <w:t>So are we just dismissing this as a catchability, etc. issue? Otherwise do we need to tackle the notion that those communities are again approaching K – so is it possible that growth of redfish stocks could limit the potential for other stocks to grow? Redfish do not generally compete directly with other groundfish for food but any energy removed from the system I guess makes it not available elsewhere in the system.</w:t>
      </w:r>
    </w:p>
  </w:comment>
  <w:comment w:id="61" w:author="Rideout, Rick" w:date="2023-04-03T14:01:00Z" w:initials="RR">
    <w:p w14:paraId="02D0C415" w14:textId="5262BE14" w:rsidR="00C6697E" w:rsidRDefault="00C6697E">
      <w:pPr>
        <w:pStyle w:val="CommentText"/>
      </w:pPr>
      <w:r>
        <w:rPr>
          <w:rStyle w:val="CommentReference"/>
        </w:rPr>
        <w:annotationRef/>
      </w:r>
      <w:r>
        <w:t>Should we also address the point of biomass estimates for American plaice being well below survey indices</w:t>
      </w:r>
      <w:r w:rsidR="00803DCA">
        <w:t xml:space="preserve"> in the recent period – presumably related to q’s? This really stands out (at least to me) in Fig. 3. Pretty sure previous assessments have suggested strangely high q for plaice.</w:t>
      </w:r>
    </w:p>
  </w:comment>
  <w:comment w:id="76" w:author="Rideout, Rick" w:date="2023-04-03T14:10:00Z" w:initials="RR">
    <w:p w14:paraId="60106EED" w14:textId="4DC7C138" w:rsidR="00803DCA" w:rsidRDefault="00803DCA">
      <w:pPr>
        <w:pStyle w:val="CommentText"/>
      </w:pPr>
      <w:r>
        <w:rPr>
          <w:rStyle w:val="CommentReference"/>
        </w:rPr>
        <w:annotationRef/>
      </w:r>
      <w:r>
        <w:t>Need to edit the reference in your database I guess so that it recognizes your surname rather than your first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199239" w15:done="0"/>
  <w15:commentEx w15:paraId="0221E81D" w15:done="0"/>
  <w15:commentEx w15:paraId="7C2B111E" w15:done="0"/>
  <w15:commentEx w15:paraId="18D83231" w15:done="0"/>
  <w15:commentEx w15:paraId="300F5069" w15:paraIdParent="18D83231" w15:done="0"/>
  <w15:commentEx w15:paraId="30FABA3E" w15:done="0"/>
  <w15:commentEx w15:paraId="3956FF9F" w15:done="0"/>
  <w15:commentEx w15:paraId="65AF2B06" w15:done="0"/>
  <w15:commentEx w15:paraId="6F06110D" w15:done="0"/>
  <w15:commentEx w15:paraId="1C9A0C0B" w15:done="0"/>
  <w15:commentEx w15:paraId="58C0871E" w15:done="0"/>
  <w15:commentEx w15:paraId="1CD73385" w15:done="0"/>
  <w15:commentEx w15:paraId="2CFB6EBF" w15:done="0"/>
  <w15:commentEx w15:paraId="02D0C415" w15:done="0"/>
  <w15:commentEx w15:paraId="60106E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297B" w16cex:dateUtc="2023-04-03T13:01:00Z"/>
  <w16cex:commentExtensible w16cex:durableId="27D52C4D" w16cex:dateUtc="2023-04-03T13:13:00Z"/>
  <w16cex:commentExtensible w16cex:durableId="27D52EA4" w16cex:dateUtc="2023-04-03T13:23:00Z"/>
  <w16cex:commentExtensible w16cex:durableId="27D5484B" w16cex:dateUtc="2023-04-03T15:12:00Z"/>
  <w16cex:commentExtensible w16cex:durableId="27D55BF6" w16cex:dateUtc="2023-04-03T16:36:00Z"/>
  <w16cex:commentExtensible w16cex:durableId="27D54B02" w16cex:dateUtc="2023-04-03T15:24:00Z"/>
  <w16cex:commentExtensible w16cex:durableId="27D54D0C" w16cex:dateUtc="2023-04-03T15:33:00Z"/>
  <w16cex:commentExtensible w16cex:durableId="27D54ED4" w16cex:dateUtc="2023-04-03T15:40:00Z"/>
  <w16cex:commentExtensible w16cex:durableId="27D551AE" w16cex:dateUtc="2023-04-03T15:52:00Z"/>
  <w16cex:commentExtensible w16cex:durableId="27D5538F" w16cex:dateUtc="2023-04-03T15:52:00Z"/>
  <w16cex:commentExtensible w16cex:durableId="27D55813" w16cex:dateUtc="2023-04-03T16:20:00Z"/>
  <w16cex:commentExtensible w16cex:durableId="27D55963" w16cex:dateUtc="2023-04-03T16:25:00Z"/>
  <w16cex:commentExtensible w16cex:durableId="27D559C8" w16cex:dateUtc="2023-04-03T16:27:00Z"/>
  <w16cex:commentExtensible w16cex:durableId="27D55ABA" w16cex:dateUtc="2023-04-03T16:31:00Z"/>
  <w16cex:commentExtensible w16cex:durableId="27D55CCA" w16cex:dateUtc="2023-04-03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199239" w16cid:durableId="27D5297B"/>
  <w16cid:commentId w16cid:paraId="0221E81D" w16cid:durableId="27D52C4D"/>
  <w16cid:commentId w16cid:paraId="7C2B111E" w16cid:durableId="27D52EA4"/>
  <w16cid:commentId w16cid:paraId="18D83231" w16cid:durableId="27D5484B"/>
  <w16cid:commentId w16cid:paraId="300F5069" w16cid:durableId="27D55BF6"/>
  <w16cid:commentId w16cid:paraId="30FABA3E" w16cid:durableId="27D54B02"/>
  <w16cid:commentId w16cid:paraId="3956FF9F" w16cid:durableId="27D54D0C"/>
  <w16cid:commentId w16cid:paraId="65AF2B06" w16cid:durableId="27D54ED4"/>
  <w16cid:commentId w16cid:paraId="6F06110D" w16cid:durableId="27D551AE"/>
  <w16cid:commentId w16cid:paraId="1C9A0C0B" w16cid:durableId="27D5538F"/>
  <w16cid:commentId w16cid:paraId="58C0871E" w16cid:durableId="27D55813"/>
  <w16cid:commentId w16cid:paraId="1CD73385" w16cid:durableId="27D55963"/>
  <w16cid:commentId w16cid:paraId="2CFB6EBF" w16cid:durableId="27D559C8"/>
  <w16cid:commentId w16cid:paraId="02D0C415" w16cid:durableId="27D55ABA"/>
  <w16cid:commentId w16cid:paraId="60106EED" w16cid:durableId="27D55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BEF3C" w14:textId="77777777" w:rsidR="00331EE0" w:rsidRDefault="00331EE0">
      <w:pPr>
        <w:spacing w:after="0" w:line="240" w:lineRule="auto"/>
      </w:pPr>
      <w:r>
        <w:separator/>
      </w:r>
    </w:p>
  </w:endnote>
  <w:endnote w:type="continuationSeparator" w:id="0">
    <w:p w14:paraId="20BCF582" w14:textId="77777777" w:rsidR="00331EE0" w:rsidRDefault="00331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207C0D92"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16378"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554B3" w14:textId="77777777" w:rsidR="00331EE0" w:rsidRDefault="00331EE0">
      <w:r>
        <w:separator/>
      </w:r>
    </w:p>
  </w:footnote>
  <w:footnote w:type="continuationSeparator" w:id="0">
    <w:p w14:paraId="4CDA79CB" w14:textId="77777777" w:rsidR="00331EE0" w:rsidRDefault="00331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84476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A72493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7596559">
    <w:abstractNumId w:val="12"/>
  </w:num>
  <w:num w:numId="2" w16cid:durableId="1628391760">
    <w:abstractNumId w:val="12"/>
  </w:num>
  <w:num w:numId="3" w16cid:durableId="691303306">
    <w:abstractNumId w:val="9"/>
  </w:num>
  <w:num w:numId="4" w16cid:durableId="1269852124">
    <w:abstractNumId w:val="7"/>
  </w:num>
  <w:num w:numId="5" w16cid:durableId="341929573">
    <w:abstractNumId w:val="6"/>
  </w:num>
  <w:num w:numId="6" w16cid:durableId="1083726709">
    <w:abstractNumId w:val="5"/>
  </w:num>
  <w:num w:numId="7" w16cid:durableId="1443572564">
    <w:abstractNumId w:val="4"/>
  </w:num>
  <w:num w:numId="8" w16cid:durableId="2042512763">
    <w:abstractNumId w:val="8"/>
  </w:num>
  <w:num w:numId="9" w16cid:durableId="1693531723">
    <w:abstractNumId w:val="3"/>
  </w:num>
  <w:num w:numId="10" w16cid:durableId="2035302735">
    <w:abstractNumId w:val="2"/>
  </w:num>
  <w:num w:numId="11" w16cid:durableId="1653411527">
    <w:abstractNumId w:val="1"/>
  </w:num>
  <w:num w:numId="12" w16cid:durableId="1233346696">
    <w:abstractNumId w:val="0"/>
  </w:num>
  <w:num w:numId="13" w16cid:durableId="1308047758">
    <w:abstractNumId w:val="10"/>
  </w:num>
  <w:num w:numId="14" w16cid:durableId="1792049135">
    <w:abstractNumId w:val="11"/>
  </w:num>
  <w:num w:numId="15" w16cid:durableId="6856395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deout, Rick">
    <w15:presenceInfo w15:providerId="AD" w15:userId="S::Rick.Rideout@dfo-mpo.gc.ca::e67cade2-feb0-4b9e-9f25-47c779e75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318"/>
    <w:rsid w:val="0001648B"/>
    <w:rsid w:val="000E1141"/>
    <w:rsid w:val="0022521D"/>
    <w:rsid w:val="002B148A"/>
    <w:rsid w:val="003061D8"/>
    <w:rsid w:val="00331EE0"/>
    <w:rsid w:val="00344AA9"/>
    <w:rsid w:val="003A7D68"/>
    <w:rsid w:val="004029D6"/>
    <w:rsid w:val="00451043"/>
    <w:rsid w:val="005E3318"/>
    <w:rsid w:val="00803DCA"/>
    <w:rsid w:val="00872E15"/>
    <w:rsid w:val="00AC53B5"/>
    <w:rsid w:val="00B24E47"/>
    <w:rsid w:val="00B26B43"/>
    <w:rsid w:val="00C6697E"/>
    <w:rsid w:val="00CD6A94"/>
    <w:rsid w:val="00DA60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3293"/>
  <w15:docId w15:val="{C69DA189-2A22-4BCB-9D7A-87DCD23D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3A7D68"/>
    <w:rPr>
      <w:sz w:val="16"/>
      <w:szCs w:val="16"/>
    </w:rPr>
  </w:style>
  <w:style w:type="paragraph" w:styleId="CommentText">
    <w:name w:val="annotation text"/>
    <w:basedOn w:val="Normal"/>
    <w:link w:val="CommentTextChar"/>
    <w:semiHidden/>
    <w:unhideWhenUsed/>
    <w:rsid w:val="003A7D68"/>
    <w:pPr>
      <w:spacing w:line="240" w:lineRule="auto"/>
    </w:pPr>
    <w:rPr>
      <w:sz w:val="20"/>
      <w:szCs w:val="20"/>
    </w:rPr>
  </w:style>
  <w:style w:type="character" w:customStyle="1" w:styleId="CommentTextChar">
    <w:name w:val="Comment Text Char"/>
    <w:basedOn w:val="DefaultParagraphFont"/>
    <w:link w:val="CommentText"/>
    <w:semiHidden/>
    <w:rsid w:val="003A7D68"/>
    <w:rPr>
      <w:sz w:val="20"/>
      <w:szCs w:val="20"/>
    </w:rPr>
  </w:style>
  <w:style w:type="paragraph" w:styleId="CommentSubject">
    <w:name w:val="annotation subject"/>
    <w:basedOn w:val="CommentText"/>
    <w:next w:val="CommentText"/>
    <w:link w:val="CommentSubjectChar"/>
    <w:semiHidden/>
    <w:unhideWhenUsed/>
    <w:rsid w:val="003A7D68"/>
    <w:rPr>
      <w:b/>
      <w:bCs/>
    </w:rPr>
  </w:style>
  <w:style w:type="character" w:customStyle="1" w:styleId="CommentSubjectChar">
    <w:name w:val="Comment Subject Char"/>
    <w:basedOn w:val="CommentTextChar"/>
    <w:link w:val="CommentSubject"/>
    <w:semiHidden/>
    <w:rsid w:val="003A7D68"/>
    <w:rPr>
      <w:b/>
      <w:bCs/>
      <w:sz w:val="20"/>
      <w:szCs w:val="20"/>
    </w:rPr>
  </w:style>
  <w:style w:type="paragraph" w:styleId="Revision">
    <w:name w:val="Revision"/>
    <w:hidden/>
    <w:semiHidden/>
    <w:rsid w:val="002252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8637/jss.v070.i05"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svg"/><Relationship Id="rId7" Type="http://schemas.openxmlformats.org/officeDocument/2006/relationships/hyperlink" Target="mailto:Paul.Regular@dfo-mpo.gc.ca" TargetMode="External"/><Relationship Id="rId12" Type="http://schemas.openxmlformats.org/officeDocument/2006/relationships/hyperlink" Target="https://doi.org/10.1023/A:1024404804748" TargetMode="External"/><Relationship Id="rId17" Type="http://schemas.openxmlformats.org/officeDocument/2006/relationships/image" Target="media/image1.png"/><Relationship Id="rId25" Type="http://schemas.openxmlformats.org/officeDocument/2006/relationships/image" Target="media/image9.svg"/><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doi.org/10.1016/j.fishres.2021.106180" TargetMode="External"/><Relationship Id="rId23" Type="http://schemas.openxmlformats.org/officeDocument/2006/relationships/image" Target="media/image7.sv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sv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nafo.int/Portals/0/PDFs/sc/2019/scs19-20.pdf"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26</Pages>
  <Words>6090</Words>
  <Characters>34715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40724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Rideout, Rick</cp:lastModifiedBy>
  <cp:revision>3</cp:revision>
  <dcterms:created xsi:type="dcterms:W3CDTF">2023-04-03T13:56:00Z</dcterms:created>
  <dcterms:modified xsi:type="dcterms:W3CDTF">2023-04-03T16:42:00Z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Keywords: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1 Fisheries and Oceans Canada, Northwest Atlantic Fisheries Center, 80 East White Hills, St. John’s, Newfoundland and Labrador, A1C 5X1, Canada  *Corresponding author E-mail: Paul.Regular@dfo-mpo.gc.ca  2023-03-22</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