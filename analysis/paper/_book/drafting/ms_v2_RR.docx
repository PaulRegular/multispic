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9F7D1" w14:textId="77777777" w:rsidR="00492B98" w:rsidRDefault="00000000">
      <w:pPr>
        <w:pStyle w:val="Title"/>
      </w:pPr>
      <w:r>
        <w:t>Summing the parts: Improving population estimates using a state-space multispecies production model</w:t>
      </w:r>
    </w:p>
    <w:p w14:paraId="7DD50016" w14:textId="77777777" w:rsidR="00492B98" w:rsidRDefault="00000000">
      <w:pPr>
        <w:pStyle w:val="Author"/>
      </w:pPr>
      <w:r>
        <w:t>Paul M. Regular</w:t>
      </w:r>
      <w:r>
        <w:rPr>
          <w:vertAlign w:val="superscript"/>
        </w:rPr>
        <w:t>1</w:t>
      </w:r>
      <w:r>
        <w:t>*, Mariano Koen-Alonso</w:t>
      </w:r>
      <w:r>
        <w:rPr>
          <w:vertAlign w:val="superscript"/>
        </w:rPr>
        <w:t>1</w:t>
      </w:r>
      <w:r>
        <w:t>, M. Joanne Morgan</w:t>
      </w:r>
      <w:r>
        <w:rPr>
          <w:vertAlign w:val="superscript"/>
        </w:rPr>
        <w:t>1</w:t>
      </w:r>
      <w:r>
        <w:t>, Pierre Pepin</w:t>
      </w:r>
      <w:r>
        <w:rPr>
          <w:vertAlign w:val="superscript"/>
        </w:rPr>
        <w:t>1</w:t>
      </w:r>
      <w:r>
        <w:t>, Rick M. Rideout</w:t>
      </w:r>
      <w:r>
        <w:rPr>
          <w:vertAlign w:val="superscript"/>
        </w:rPr>
        <w:t>1</w:t>
      </w:r>
    </w:p>
    <w:p w14:paraId="6F71533C" w14:textId="77777777" w:rsidR="00492B98" w:rsidRDefault="00000000">
      <w:pPr>
        <w:pStyle w:val="Date"/>
      </w:pPr>
      <w:r>
        <w:rPr>
          <w:vertAlign w:val="superscript"/>
        </w:rPr>
        <w:t>1</w:t>
      </w:r>
      <w:r>
        <w:t xml:space="preserve"> 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2023-06-29</w:t>
      </w:r>
    </w:p>
    <w:p w14:paraId="69931FC1" w14:textId="7E239192" w:rsidR="00492B98" w:rsidRDefault="00000000">
      <w:pPr>
        <w:pStyle w:val="Abstract"/>
      </w:pPr>
      <w:r>
        <w:rPr>
          <w:b/>
          <w:bCs/>
        </w:rPr>
        <w:lastRenderedPageBreak/>
        <w:t>Abstract:</w:t>
      </w:r>
      <w:r>
        <w:br/>
      </w:r>
      <w:r>
        <w:br/>
      </w:r>
      <w:r>
        <w:rPr>
          <w:i/>
          <w:iCs/>
        </w:rPr>
        <w:t>&lt;&lt;PMR: this is a very rough first cut intended to get coarse ideas on the page&gt;&gt;</w:t>
      </w:r>
      <w:r>
        <w:br/>
        <w:t>Carrying capacity is a fundamental concept in population ecology</w:t>
      </w:r>
      <w:ins w:id="0" w:author="Rideout, Rick" w:date="2023-07-20T07:44:00Z">
        <w:r w:rsidR="00601473">
          <w:t>.</w:t>
        </w:r>
      </w:ins>
      <w:del w:id="1" w:author="Rideout, Rick" w:date="2023-07-20T12:11:00Z">
        <w:r w:rsidDel="00550F2A">
          <w:delText xml:space="preserve">, yet </w:delText>
        </w:r>
      </w:del>
      <w:del w:id="2" w:author="Rideout, Rick" w:date="2023-07-20T07:48:00Z">
        <w:r w:rsidDel="00601473">
          <w:delText xml:space="preserve">standard models tend to ignore </w:delText>
        </w:r>
      </w:del>
      <w:ins w:id="3" w:author="Rideout, Rick" w:date="2023-07-20T07:47:00Z">
        <w:r w:rsidR="00601473">
          <w:t>Despite the fact that carrying capacity</w:t>
        </w:r>
      </w:ins>
      <w:ins w:id="4" w:author="Rideout, Rick" w:date="2023-07-20T07:44:00Z">
        <w:r w:rsidR="00601473">
          <w:t xml:space="preserve"> is highly </w:t>
        </w:r>
      </w:ins>
      <w:ins w:id="5" w:author="Rideout, Rick" w:date="2023-07-20T07:45:00Z">
        <w:r w:rsidR="00601473">
          <w:t xml:space="preserve">influenced by </w:t>
        </w:r>
      </w:ins>
      <w:r>
        <w:t xml:space="preserve">species interactions and </w:t>
      </w:r>
      <w:del w:id="6" w:author="Rideout, Rick" w:date="2023-07-20T07:45:00Z">
        <w:r w:rsidDel="00601473">
          <w:delText xml:space="preserve">do not account for </w:delText>
        </w:r>
      </w:del>
      <w:r>
        <w:t>variable environment</w:t>
      </w:r>
      <w:ins w:id="7" w:author="Rideout, Rick" w:date="2023-07-20T07:45:00Z">
        <w:r w:rsidR="00601473">
          <w:t>al</w:t>
        </w:r>
      </w:ins>
      <w:del w:id="8" w:author="Rideout, Rick" w:date="2023-07-20T07:45:00Z">
        <w:r w:rsidDel="00601473">
          <w:delText>s</w:delText>
        </w:r>
      </w:del>
      <w:ins w:id="9" w:author="Rideout, Rick" w:date="2023-07-20T07:45:00Z">
        <w:r w:rsidR="00601473">
          <w:t xml:space="preserve"> conditions</w:t>
        </w:r>
      </w:ins>
      <w:ins w:id="10" w:author="Rideout, Rick" w:date="2023-07-20T07:47:00Z">
        <w:r w:rsidR="00601473">
          <w:t xml:space="preserve">, </w:t>
        </w:r>
      </w:ins>
      <w:ins w:id="11" w:author="Rideout, Rick" w:date="2023-07-20T07:48:00Z">
        <w:r w:rsidR="00601473">
          <w:t xml:space="preserve">standard population models </w:t>
        </w:r>
      </w:ins>
      <w:ins w:id="12" w:author="Rideout, Rick" w:date="2023-07-20T07:49:00Z">
        <w:r w:rsidR="00585F39">
          <w:t>generally do not account for these processes</w:t>
        </w:r>
      </w:ins>
      <w:r>
        <w:t xml:space="preserve">. Our study proposes an extension of the single-species production model to include inter- and intra-specific </w:t>
      </w:r>
      <w:commentRangeStart w:id="13"/>
      <w:r>
        <w:t>competition</w:t>
      </w:r>
      <w:commentRangeEnd w:id="13"/>
      <w:r w:rsidR="00585F39">
        <w:rPr>
          <w:rStyle w:val="CommentReference"/>
        </w:rPr>
        <w:commentReference w:id="13"/>
      </w:r>
      <w:r>
        <w:t xml:space="preserve">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w:t>
      </w:r>
      <w:commentRangeStart w:id="14"/>
      <w:r>
        <w:t>common trends imply a common environmental driver</w:t>
      </w:r>
      <w:commentRangeEnd w:id="14"/>
      <w:r w:rsidR="00585F39">
        <w:rPr>
          <w:rStyle w:val="CommentReference"/>
        </w:rPr>
        <w:commentReference w:id="14"/>
      </w:r>
      <w:r>
        <w:t xml:space="preserve">. Such inferences indicate that this may be a </w:t>
      </w:r>
      <w:del w:id="15" w:author="Rideout, Rick" w:date="2023-07-20T07:59:00Z">
        <w:r w:rsidDel="00585F39">
          <w:delText xml:space="preserve">promicing </w:delText>
        </w:r>
      </w:del>
      <w:ins w:id="16" w:author="Rideout, Rick" w:date="2023-07-20T07:59:00Z">
        <w:r w:rsidR="00585F39">
          <w:t>promi</w:t>
        </w:r>
        <w:r w:rsidR="00585F39">
          <w:t>s</w:t>
        </w:r>
        <w:r w:rsidR="00585F39">
          <w:t xml:space="preserve">ing </w:t>
        </w:r>
      </w:ins>
      <w:r>
        <w:t xml:space="preserve">avenue for producing more accurate assessments for multiple species with </w:t>
      </w:r>
      <w:commentRangeStart w:id="17"/>
      <w:r>
        <w:t>relatively minimal data requ</w:t>
      </w:r>
      <w:ins w:id="18" w:author="Rideout, Rick" w:date="2023-07-20T08:01:00Z">
        <w:r w:rsidR="00DE7CB0">
          <w:t>i</w:t>
        </w:r>
      </w:ins>
      <w:r>
        <w:t>rements</w:t>
      </w:r>
      <w:commentRangeEnd w:id="17"/>
      <w:r w:rsidR="00DE7CB0">
        <w:rPr>
          <w:rStyle w:val="CommentReference"/>
        </w:rPr>
        <w:commentReference w:id="17"/>
      </w:r>
      <w:r>
        <w:t>. Final</w:t>
      </w:r>
      <w:ins w:id="19" w:author="Rideout, Rick" w:date="2023-07-20T12:14:00Z">
        <w:r w:rsidR="00550F2A">
          <w:t>l</w:t>
        </w:r>
      </w:ins>
      <w:r>
        <w:t>y, this approach may serve as a step</w:t>
      </w:r>
      <w:ins w:id="20" w:author="Rideout, Rick" w:date="2023-07-20T12:15:00Z">
        <w:r w:rsidR="00550F2A">
          <w:t>p</w:t>
        </w:r>
      </w:ins>
      <w:r>
        <w:t>ing stone towards an ecosystem-based approach to fisheries management.</w:t>
      </w:r>
      <w:r>
        <w:br/>
      </w:r>
    </w:p>
    <w:p w14:paraId="4C360BCD" w14:textId="77777777" w:rsidR="00492B98" w:rsidRDefault="00000000">
      <w:pPr>
        <w:pStyle w:val="Heading1"/>
      </w:pPr>
      <w:bookmarkStart w:id="21" w:name="introduction"/>
      <w:r>
        <w:t>Introduction</w:t>
      </w:r>
    </w:p>
    <w:p w14:paraId="506F8566" w14:textId="04F79A36" w:rsidR="00492B98"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 xml:space="preserve">Hilborn </w:t>
        </w:r>
        <w:r>
          <w:rPr>
            <w:rStyle w:val="Hyperlink"/>
          </w:rPr>
          <w:lastRenderedPageBreak/>
          <w:t>et al., 1995</w:t>
        </w:r>
      </w:hyperlink>
      <w:r>
        <w:t xml:space="preserve">). The understanding that </w:t>
      </w:r>
      <w:commentRangeStart w:id="22"/>
      <w:r>
        <w:t>populations often produce more offspring than an environment can sustain led to the notion that the ‘surplus’ can be harvest</w:t>
      </w:r>
      <w:ins w:id="23" w:author="Rideout, Rick" w:date="2023-07-20T08:06:00Z">
        <w:r w:rsidR="00DE7CB0">
          <w:t>ed</w:t>
        </w:r>
      </w:ins>
      <w:r>
        <w:t xml:space="preserve"> sustainabl</w:t>
      </w:r>
      <w:del w:id="24" w:author="Rideout, Rick" w:date="2023-07-20T08:06:00Z">
        <w:r w:rsidDel="00DE7CB0">
          <w:delText>l</w:delText>
        </w:r>
      </w:del>
      <w:r>
        <w:t xml:space="preserve">y </w:t>
      </w:r>
      <w:commentRangeEnd w:id="22"/>
      <w:r w:rsidR="00E7246B">
        <w:rPr>
          <w:rStyle w:val="CommentReference"/>
        </w:rPr>
        <w:commentReference w:id="22"/>
      </w:r>
      <w:r>
        <w:t>(</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xml:space="preserve">).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is an </w:t>
      </w:r>
      <w:commentRangeStart w:id="25"/>
      <w:r>
        <w:t xml:space="preserve">over-simplification in variable environments </w:t>
      </w:r>
      <w:commentRangeEnd w:id="25"/>
      <w:r w:rsidR="00E7246B">
        <w:rPr>
          <w:rStyle w:val="CommentReference"/>
        </w:rPr>
        <w:commentReference w:id="25"/>
      </w:r>
      <w:r>
        <w:t>(</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615D704C" w14:textId="171D8FB9" w:rsidR="00492B98" w:rsidRDefault="00000000">
      <w:pPr>
        <w:pStyle w:val="BodyText"/>
      </w:pPr>
      <w:r>
        <w:t xml:space="preserve">Recognizing the limitations of single-species approaches, there have been calls to </w:t>
      </w:r>
      <w:del w:id="26" w:author="Rideout, Rick" w:date="2023-07-20T08:22:00Z">
        <w:r w:rsidDel="00C4225B">
          <w:delText>apply multispecies models as such approaches are needed to support</w:delText>
        </w:r>
      </w:del>
      <w:r>
        <w:t xml:space="preserve"> </w:t>
      </w:r>
      <w:ins w:id="27" w:author="Rideout, Rick" w:date="2023-07-20T08:22:00Z">
        <w:r w:rsidR="00C4225B">
          <w:t xml:space="preserve">move towards </w:t>
        </w:r>
      </w:ins>
      <w:r>
        <w:t xml:space="preserve">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to multispecies surplus production models (</w:t>
      </w:r>
      <w:hyperlink w:anchor="ref-bundy2012">
        <w:r>
          <w:rPr>
            <w:rStyle w:val="Hyperlink"/>
          </w:rPr>
          <w:t>Bundy et al., 2012</w:t>
        </w:r>
      </w:hyperlink>
      <w:r>
        <w:t xml:space="preserve">; e.g., </w:t>
      </w:r>
      <w:hyperlink w:anchor="ref-gamble2009">
        <w:r>
          <w:rPr>
            <w:rStyle w:val="Hyperlink"/>
          </w:rPr>
          <w:t>Gamble &amp; Link, 2009</w:t>
        </w:r>
      </w:hyperlink>
      <w:r>
        <w:t xml:space="preserve">; </w:t>
      </w:r>
      <w:hyperlink w:anchor="ref-mueter2006">
        <w:r>
          <w:rPr>
            <w:rStyle w:val="Hyperlink"/>
          </w:rPr>
          <w:t xml:space="preserve">Mueter </w:t>
        </w:r>
        <w:r>
          <w:rPr>
            <w:rStyle w:val="Hyperlink"/>
          </w:rPr>
          <w:lastRenderedPageBreak/>
          <w:t>&amp; Megrey, 2006</w:t>
        </w:r>
      </w:hyperlink>
      <w:r>
        <w:t xml:space="preserve">). However, the application of these approaches to fisheries management have often been hindered by data limitations and knowledge gaps. There is therefore a need for methods to help bridge the gap between single-species and multispecies assessment in </w:t>
      </w:r>
      <w:commentRangeStart w:id="28"/>
      <w:r>
        <w:t>data or information poor systems</w:t>
      </w:r>
      <w:commentRangeEnd w:id="28"/>
      <w:r w:rsidR="00C4225B">
        <w:rPr>
          <w:rStyle w:val="CommentReference"/>
        </w:rPr>
        <w:commentReference w:id="28"/>
      </w:r>
      <w:r>
        <w:t>.</w:t>
      </w:r>
    </w:p>
    <w:p w14:paraId="58A9F012" w14:textId="69EE516F" w:rsidR="00492B98" w:rsidRDefault="00000000">
      <w:pPr>
        <w:pStyle w:val="BodyText"/>
      </w:pPr>
      <w:r>
        <w:t xml:space="preserve">In this paper, we </w:t>
      </w:r>
      <w:del w:id="29" w:author="Rideout, Rick" w:date="2023-07-20T08:29:00Z">
        <w:r w:rsidDel="00C344B2">
          <w:delText xml:space="preserve">burrow </w:delText>
        </w:r>
      </w:del>
      <w:ins w:id="30" w:author="Rideout, Rick" w:date="2023-07-20T08:29:00Z">
        <w:r w:rsidR="00C344B2">
          <w:t>b</w:t>
        </w:r>
        <w:r w:rsidR="00C344B2">
          <w:t>o</w:t>
        </w:r>
        <w:r w:rsidR="00C344B2">
          <w:t xml:space="preserve">rrow </w:t>
        </w:r>
      </w:ins>
      <w:r>
        <w:t>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xml:space="preserve">)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w:t>
      </w:r>
      <w:commentRangeStart w:id="31"/>
      <w:r>
        <w:t>off the east coast of Canada</w:t>
      </w:r>
      <w:commentRangeEnd w:id="31"/>
      <w:r w:rsidR="00C344B2">
        <w:rPr>
          <w:rStyle w:val="CommentReference"/>
        </w:rPr>
        <w:commentReference w:id="31"/>
      </w:r>
      <w:r>
        <w:t>. This case study is particularly intriguing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xml:space="preserve">). </w:t>
      </w:r>
      <w:del w:id="32" w:author="Rideout, Rick" w:date="2023-07-20T08:33:00Z">
        <w:r w:rsidDel="00C344B2">
          <w:delText>via this use case, w</w:delText>
        </w:r>
      </w:del>
      <w:ins w:id="33" w:author="Rideout, Rick" w:date="2023-07-20T08:33:00Z">
        <w:r w:rsidR="00C344B2">
          <w:t>W</w:t>
        </w:r>
      </w:ins>
      <w:r>
        <w:t xml:space="preserve">e aim to demonstrate the potential utility of our approach for revealing and accounting for species interactions and differentiating the impacts of fishing from environmental effects. The subsequent sections of this paper will present the conceptual framework of our model, describe its application to the demersal fish species </w:t>
      </w:r>
      <w:commentRangeStart w:id="34"/>
      <w:r>
        <w:t>off the east coast of Canada</w:t>
      </w:r>
      <w:commentRangeEnd w:id="34"/>
      <w:r w:rsidR="00C344B2">
        <w:rPr>
          <w:rStyle w:val="CommentReference"/>
        </w:rPr>
        <w:commentReference w:id="34"/>
      </w:r>
      <w:r>
        <w:t>, and discuss the implications of our findings for ecosystem-based fisheries management.</w:t>
      </w:r>
    </w:p>
    <w:p w14:paraId="0A6BC1ED" w14:textId="77777777" w:rsidR="00492B98" w:rsidRDefault="00000000">
      <w:pPr>
        <w:pStyle w:val="Heading1"/>
      </w:pPr>
      <w:bookmarkStart w:id="35" w:name="methods"/>
      <w:bookmarkEnd w:id="21"/>
      <w:r>
        <w:lastRenderedPageBreak/>
        <w:t>Methods</w:t>
      </w:r>
    </w:p>
    <w:p w14:paraId="62FB5D57" w14:textId="77777777" w:rsidR="00492B98" w:rsidRDefault="00000000">
      <w:pPr>
        <w:pStyle w:val="Heading2"/>
      </w:pPr>
      <w:bookmarkStart w:id="36" w:name="model-formulation"/>
      <w:r>
        <w:t>Model formulation</w:t>
      </w:r>
    </w:p>
    <w:p w14:paraId="6038ADF1" w14:textId="77777777" w:rsidR="00492B98" w:rsidRDefault="00000000">
      <w:pPr>
        <w:pStyle w:val="FirstParagraph"/>
      </w:pPr>
      <w:r>
        <w:t>Trends in fish populations have frequently been described using state-space production models of the form</w:t>
      </w:r>
    </w:p>
    <w:p w14:paraId="7975E07F"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3A326232" w14:textId="77777777" w:rsidR="00492B98"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39EDEDF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77CEA904" w14:textId="77777777" w:rsidR="00492B98"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w:t>
      </w:r>
      <w:commentRangeStart w:id="37"/>
      <w:r>
        <w:t>We</w:t>
      </w:r>
      <w:commentRangeEnd w:id="37"/>
      <w:r w:rsidR="001C047C">
        <w:rPr>
          <w:rStyle w:val="CommentReference"/>
        </w:rPr>
        <w:commentReference w:id="37"/>
      </w:r>
      <w:r>
        <w:t xml:space="preserve"> present an extension of equation (3) that </w:t>
      </w:r>
      <w:r>
        <w:lastRenderedPageBreak/>
        <w:t xml:space="preserve">attempts to account for intra and interspecific competition by assuming that density-dependent effects are incurred when the total biomass of multiple species, represented by </w:t>
      </w:r>
      <m:oMath>
        <m:r>
          <w:rPr>
            <w:rFonts w:ascii="Cambria Math" w:hAnsi="Cambria Math"/>
          </w:rPr>
          <m:t>s</m:t>
        </m:r>
      </m:oMath>
      <w:r>
        <w:t>, exceeds the capacity of the system,</w:t>
      </w:r>
    </w:p>
    <w:p w14:paraId="4E36F690"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w:commentRangeStart w:id="38"/>
                        <m:r>
                          <w:rPr>
                            <w:rFonts w:ascii="Cambria Math" w:hAnsi="Cambria Math"/>
                          </w:rPr>
                          <m:t>K</m:t>
                        </m:r>
                        <w:commentRangeEnd w:id="38"/>
                        <m:r>
                          <m:rPr>
                            <m:sty m:val="p"/>
                          </m:rPr>
                          <w:rPr>
                            <w:rStyle w:val="CommentReference"/>
                          </w:rPr>
                          <w:commentReference w:id="38"/>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2D9DD2BF" w14:textId="77777777" w:rsidR="00492B98" w:rsidRDefault="00000000">
      <w:pPr>
        <w:pStyle w:val="FirstParagraph"/>
      </w:pPr>
      <w:r>
        <w:t xml:space="preserve">While intrinsic rates of growth may vary across species, this formulation implies that the growth of all species is ultimately limited by the finite amount of energy in a region (i.e., as the </w:t>
      </w:r>
      <w:commentRangeStart w:id="39"/>
      <w:r>
        <w:t>population</w:t>
      </w:r>
      <w:commentRangeEnd w:id="39"/>
      <w:r w:rsidR="001C047C">
        <w:rPr>
          <w:rStyle w:val="CommentReference"/>
        </w:rPr>
        <w:commentReference w:id="39"/>
      </w:r>
      <w:r>
        <w:t xml:space="preserve"> in the system increases towards </w:t>
      </w:r>
      <m:oMath>
        <m:r>
          <w:rPr>
            <w:rFonts w:ascii="Cambria Math" w:hAnsi="Cambria Math"/>
          </w:rPr>
          <m:t>K</m:t>
        </m:r>
      </m:oMath>
      <w:r>
        <w:t>, year-over-year growth of all species slows). Combining equations (1), (2), and (4), our model becomes</w:t>
      </w:r>
    </w:p>
    <w:p w14:paraId="1AAABA76"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r>
                              <w:rPr>
                                <w:rFonts w:ascii="Cambria Math" w:hAnsi="Cambria Math"/>
                              </w:rPr>
                              <m:t>K</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22C008E0" w14:textId="32A18ABE" w:rsidR="00492B98" w:rsidRDefault="00000000">
      <w:pPr>
        <w:pStyle w:val="FirstParagraph"/>
      </w:pPr>
      <w:r>
        <w:t>The inclusion of multiple species in the model permits the estimation of covariance. While covarying changes in observed populations may be described using observation errors, we assume that most covariance stems from population processes. We therefore assume that observation errors are independent and normal</w:t>
      </w:r>
      <w:ins w:id="40" w:author="Rideout, Rick" w:date="2023-07-20T08:52:00Z">
        <w:r w:rsidR="009F40EA">
          <w:t>ly</w:t>
        </w:r>
      </w:ins>
      <w:r>
        <w:t xml:space="preserve"> distribut</w:t>
      </w:r>
      <w:ins w:id="41" w:author="Rideout, Rick" w:date="2023-07-20T08:52:00Z">
        <w:r w:rsidR="009F40EA">
          <w:t>ed</w:t>
        </w:r>
      </w:ins>
      <w:del w:id="42" w:author="Rideout, Rick" w:date="2023-07-20T08:52:00Z">
        <w:r w:rsidDel="009F40EA">
          <w:delText>ion</w:delText>
        </w:r>
      </w:del>
      <w:r>
        <w:t xml:space="preserve">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as ecological processes may contribute to species or temporal dependencies. Beyond the global limiting effect of </w:t>
      </w:r>
      <m:oMath>
        <m:r>
          <w:rPr>
            <w:rFonts w:ascii="Cambria Math" w:hAnsi="Cambria Math"/>
          </w:rPr>
          <m:t>K</m:t>
        </m:r>
      </m:oMath>
      <w:r>
        <w:t xml:space="preserve">, species interactions may elicit positive or negative population responses resulting from direct or indirect associations. We therefore apply the multivariate normal distribution to account for the possibility that process errors are not independent across species. </w:t>
      </w:r>
      <w:r>
        <w:lastRenderedPageBreak/>
        <w:t xml:space="preserve">Deviations from expected production may also display temporal dependence if the factors contributing to the process errors change </w:t>
      </w:r>
      <w:commentRangeStart w:id="43"/>
      <w:r>
        <w:t>slowly through time</w:t>
      </w:r>
      <w:commentRangeEnd w:id="43"/>
      <w:r w:rsidR="000B6A75">
        <w:rPr>
          <w:rStyle w:val="CommentReference"/>
        </w:rPr>
        <w:commentReference w:id="43"/>
      </w:r>
      <w:r>
        <w:t>.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3C214235" w14:textId="77777777" w:rsidR="00492B98"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62F5B402" w14:textId="77777777" w:rsidR="00492B98" w:rsidRDefault="00000000">
      <w:pPr>
        <w:pStyle w:val="FirstParagraph"/>
      </w:pPr>
      <w:r>
        <w:t>and</w:t>
      </w:r>
    </w:p>
    <w:p w14:paraId="070798E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4980B5A5" w14:textId="77777777" w:rsidR="00492B98"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w:commentRangeStart w:id="44"/>
            <w:commentRangeEnd w:id="44"/>
            <m:r>
              <m:rPr>
                <m:sty m:val="p"/>
              </m:rPr>
              <w:rPr>
                <w:rStyle w:val="CommentReference"/>
              </w:rPr>
              <w:commentReference w:id="44"/>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69C566D6" w14:textId="19AD765B" w:rsidR="00492B98"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w:t>
      </w:r>
      <w:r>
        <w:lastRenderedPageBreak/>
        <w:t xml:space="preserve">by substituting </w:t>
      </w:r>
      <m:oMath>
        <m:r>
          <w:rPr>
            <w:rFonts w:ascii="Cambria Math" w:hAnsi="Cambria Math"/>
          </w:rPr>
          <m:t>K</m:t>
        </m:r>
      </m:oMath>
      <w:r>
        <w:t xml:space="preserve"> in equation (5) with </w:t>
      </w:r>
      <m:oMath>
        <m:r>
          <w:rPr>
            <w:rFonts w:ascii="Cambria Math" w:hAnsi="Cambria Math"/>
          </w:rPr>
          <m:t>K</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xml:space="preserve">. The idea is that some factors may affect positive or negative changes in the populations while others may affect change in the total carrying capacity of the system. A covariate option for intrinsic rates of increase was not implemented </w:t>
      </w:r>
      <w:del w:id="45" w:author="Rideout, Rick" w:date="2023-07-20T09:22:00Z">
        <w:r w:rsidDel="00884AED">
          <w:delText xml:space="preserve">as </w:delText>
        </w:r>
      </w:del>
      <w:commentRangeStart w:id="46"/>
      <w:ins w:id="47" w:author="Rideout, Rick" w:date="2023-07-20T09:22:00Z">
        <w:r w:rsidR="00884AED">
          <w:t>since</w:t>
        </w:r>
      </w:ins>
      <w:commentRangeEnd w:id="46"/>
      <w:ins w:id="48" w:author="Rideout, Rick" w:date="2023-07-20T09:23:00Z">
        <w:r w:rsidR="00884AED">
          <w:rPr>
            <w:rStyle w:val="CommentReference"/>
          </w:rPr>
          <w:commentReference w:id="46"/>
        </w:r>
      </w:ins>
      <w:ins w:id="49" w:author="Rideout, Rick" w:date="2023-07-20T09:22:00Z">
        <w:r w:rsidR="00884AED">
          <w:t xml:space="preserve"> </w:t>
        </w:r>
      </w:ins>
      <w:r>
        <w:t>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(i.e., apply equation (3) indexed by species).</w:t>
      </w:r>
    </w:p>
    <w:p w14:paraId="55070F29" w14:textId="77777777" w:rsidR="00492B98" w:rsidRDefault="00000000">
      <w:pPr>
        <w:pStyle w:val="Heading2"/>
      </w:pPr>
      <w:bookmarkStart w:id="50" w:name="statistical-framework"/>
      <w:bookmarkEnd w:id="36"/>
      <w:r>
        <w:t>Statistical framework</w:t>
      </w:r>
    </w:p>
    <w:p w14:paraId="0ADD758F" w14:textId="1DBF33CE" w:rsidR="00492B98" w:rsidRDefault="00000000">
      <w:pPr>
        <w:pStyle w:val="FirstParagraph"/>
      </w:pPr>
      <w:r>
        <w:t xml:space="preserve">This model was implemented using template model builder (TMB; </w:t>
      </w:r>
      <w:hyperlink w:anchor="ref-kristensen2015">
        <w:r>
          <w:rPr>
            <w:rStyle w:val="Hyperlink"/>
          </w:rPr>
          <w:t>Kristensen et al., 2016</w:t>
        </w:r>
      </w:hyperlink>
      <w:r>
        <w:t xml:space="preserve">), which is </w:t>
      </w:r>
      <w:del w:id="51" w:author="Rideout, Rick" w:date="2023-07-20T09:28:00Z">
        <w:r w:rsidDel="00884AED">
          <w:delText xml:space="preserve">package for </w:delText>
        </w:r>
      </w:del>
      <w:ins w:id="52" w:author="Rideout, Rick" w:date="2023-07-20T09:28:00Z">
        <w:r w:rsidR="00884AED">
          <w:t xml:space="preserve">a </w:t>
        </w:r>
      </w:ins>
      <w:r>
        <w:t>R (</w:t>
      </w:r>
      <w:hyperlink w:anchor="ref-R">
        <w:r>
          <w:rPr>
            <w:rStyle w:val="Hyperlink"/>
          </w:rPr>
          <w:t>R Core Team, 2021</w:t>
        </w:r>
      </w:hyperlink>
      <w:r>
        <w:t xml:space="preserve">) </w:t>
      </w:r>
      <w:ins w:id="53" w:author="Rideout, Rick" w:date="2023-07-20T09:28:00Z">
        <w:r w:rsidR="00884AED">
          <w:t xml:space="preserve">package </w:t>
        </w:r>
        <w:r w:rsidR="00884AED">
          <w:t>that</w:t>
        </w:r>
      </w:ins>
      <w:del w:id="54" w:author="Rideout, Rick" w:date="2023-07-20T09:28:00Z">
        <w:r w:rsidDel="00884AED">
          <w:delText>and</w:delText>
        </w:r>
      </w:del>
      <w:r>
        <w:t xml:space="preserve">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xml:space="preserve">), both frequentist and Bayesian inference of model parameters are possible. In development, we found that estimation </w:t>
      </w:r>
      <w:ins w:id="55" w:author="Rideout, Rick" w:date="2023-07-20T09:31:00Z">
        <w:r w:rsidR="009055C0">
          <w:t xml:space="preserve">of parameters </w:t>
        </w:r>
      </w:ins>
      <w:r>
        <w:t xml:space="preserve">was generally more successful when vaguely informative priors </w:t>
      </w:r>
      <w:del w:id="56" w:author="Rideout, Rick" w:date="2023-07-20T09:31:00Z">
        <w:r w:rsidDel="009055C0">
          <w:delText xml:space="preserve">are </w:delText>
        </w:r>
      </w:del>
      <w:ins w:id="57" w:author="Rideout, Rick" w:date="2023-07-20T09:31:00Z">
        <w:r w:rsidR="009055C0">
          <w:t>we</w:t>
        </w:r>
        <w:r w:rsidR="009055C0">
          <w:t xml:space="preserve">re </w:t>
        </w:r>
      </w:ins>
      <w:r>
        <w:t>specified</w:t>
      </w:r>
      <w:ins w:id="58" w:author="Rideout, Rick" w:date="2023-07-20T09:34:00Z">
        <w:r w:rsidR="009055C0">
          <w:t xml:space="preserve">, and </w:t>
        </w:r>
      </w:ins>
      <w:del w:id="59" w:author="Rideout, Rick" w:date="2023-07-20T09:34:00Z">
        <w:r w:rsidDel="009055C0">
          <w:delText xml:space="preserve"> as parameters were, </w:delText>
        </w:r>
      </w:del>
      <w:r>
        <w:t>in some cases, not estimatable when unconstrained.</w:t>
      </w:r>
    </w:p>
    <w:p w14:paraId="6CF3A45F" w14:textId="77777777" w:rsidR="00492B98" w:rsidRDefault="00000000">
      <w:pPr>
        <w:pStyle w:val="Heading2"/>
      </w:pPr>
      <w:bookmarkStart w:id="60" w:name="case-study"/>
      <w:bookmarkEnd w:id="50"/>
      <w:r>
        <w:lastRenderedPageBreak/>
        <w:t>Case study</w:t>
      </w:r>
    </w:p>
    <w:p w14:paraId="59F5BDE8" w14:textId="77777777" w:rsidR="00492B98" w:rsidRDefault="00000000">
      <w:pPr>
        <w:pStyle w:val="Heading3"/>
      </w:pPr>
      <w:bookmarkStart w:id="61" w:name="data"/>
      <w:r>
        <w:t>Data</w:t>
      </w:r>
    </w:p>
    <w:p w14:paraId="43834E9D" w14:textId="43209ED4" w:rsidR="00492B98" w:rsidRDefault="00000000">
      <w:pPr>
        <w:pStyle w:val="FirstParagraph"/>
      </w:pPr>
      <w:r>
        <w:t>The multispecies production model described above requires two basic inputs for one or more species in a region: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production units; Pepin et al. (</w:t>
      </w:r>
      <w:hyperlink w:anchor="ref-pepin2014">
        <w:r>
          <w:rPr>
            <w:rStyle w:val="Hyperlink"/>
          </w:rPr>
          <w:t>2014</w:t>
        </w:r>
      </w:hyperlink>
      <w:r>
        <w:t>)]. For our case study, we tallied catch data and calculated survey indices of multiple demersal fish populations from three regions</w:t>
      </w:r>
      <w:ins w:id="62" w:author="Rideout, Rick" w:date="2023-07-20T09:39:00Z">
        <w:r w:rsidR="0032584E">
          <w:t xml:space="preserve"> (Figure 1)</w:t>
        </w:r>
      </w:ins>
      <w:r>
        <w:t>: 1) the Northeast NL Shelf (NAFO divisions 2J3K), 2) the Grand Bank (NAFO divisions 3LNO), and 3) Southern NL (NAFO sub-division 3Ps</w:t>
      </w:r>
      <w:del w:id="63" w:author="Rideout, Rick" w:date="2023-07-20T09:39:00Z">
        <w:r w:rsidDel="0032584E">
          <w:delText>; Figure 1</w:delText>
        </w:r>
      </w:del>
      <w:r>
        <w:t>).</w:t>
      </w:r>
    </w:p>
    <w:p w14:paraId="1F6BB501" w14:textId="7759F698" w:rsidR="00492B98" w:rsidRDefault="00000000">
      <w:pPr>
        <w:pStyle w:val="BodyText"/>
      </w:pPr>
      <w:r>
        <w:t xml:space="preserve">Catch data were extracted from </w:t>
      </w:r>
      <w:del w:id="64" w:author="Rideout, Rick" w:date="2023-07-20T09:41:00Z">
        <w:r w:rsidDel="0032584E">
          <w:delText xml:space="preserve">the </w:delText>
        </w:r>
      </w:del>
      <w:ins w:id="65" w:author="Rideout, Rick" w:date="2023-07-20T09:41:00Z">
        <w:r w:rsidR="0032584E">
          <w:t>NAFO’s</w:t>
        </w:r>
        <w:r w:rsidR="0032584E">
          <w:t xml:space="preserve"> </w:t>
        </w:r>
      </w:ins>
      <w:r>
        <w:t xml:space="preserve">STATLANT 21A database </w:t>
      </w:r>
      <w:del w:id="66" w:author="Rideout, Rick" w:date="2023-07-20T09:41:00Z">
        <w:r w:rsidDel="0032584E">
          <w:delText xml:space="preserve">maintained by NAFO </w:delText>
        </w:r>
      </w:del>
      <w:r>
        <w:t>(</w:t>
      </w:r>
      <w:hyperlink r:id="rId12">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w:t>
      </w:r>
      <w:commentRangeStart w:id="67"/>
      <w:r>
        <w:t>In 1995, both survey vessels and gear were changed</w:t>
      </w:r>
      <w:commentRangeEnd w:id="67"/>
      <w:r w:rsidR="0032584E">
        <w:rPr>
          <w:rStyle w:val="CommentReference"/>
        </w:rPr>
        <w:commentReference w:id="67"/>
      </w:r>
      <w:r>
        <w:t xml:space="preserve">. Since then, a Campelen shrimp trawl </w:t>
      </w:r>
      <w:r>
        <w:lastRenderedPageBreak/>
        <w:t>has been used and, because of its smaller mesh size, a broader range of species and size groups have been captured (</w:t>
      </w:r>
      <w:hyperlink w:anchor="ref-chadwick2007">
        <w:r>
          <w:rPr>
            <w:rStyle w:val="Hyperlink"/>
          </w:rPr>
          <w:t>Chadwick et al., 2007</w:t>
        </w:r>
      </w:hyperlink>
      <w:r>
        <w:t>). Within each era of the survey (Yankee, Engel, or Campelen) and for each season and region, samples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within each region. On the Northeast NL Shelf, the included species were Redfish spp. (</w:t>
      </w:r>
      <w:r>
        <w:rPr>
          <w:i/>
          <w:iCs/>
        </w:rPr>
        <w:t>Sebastes fasciatus</w:t>
      </w:r>
      <w:r>
        <w:t xml:space="preserve"> </w:t>
      </w:r>
      <w:del w:id="68" w:author="Rideout, Rick" w:date="2023-07-20T09:54:00Z">
        <w:r w:rsidDel="00E8689E">
          <w:delText xml:space="preserve">or </w:delText>
        </w:r>
      </w:del>
      <w:ins w:id="69" w:author="Rideout, Rick" w:date="2023-07-20T09:54:00Z">
        <w:r w:rsidR="00E8689E">
          <w:t xml:space="preserve">and </w:t>
        </w:r>
        <w:r w:rsidR="00E8689E">
          <w:t xml:space="preserve"> </w:t>
        </w:r>
      </w:ins>
      <w:r>
        <w:rPr>
          <w:i/>
          <w:iCs/>
        </w:rPr>
        <w:t>S. mentella</w:t>
      </w:r>
      <w:ins w:id="70" w:author="Rideout, Rick" w:date="2023-07-20T09:54:00Z">
        <w:r w:rsidR="00E8689E">
          <w:rPr>
            <w:i/>
            <w:iCs/>
          </w:rPr>
          <w:t xml:space="preserve"> </w:t>
        </w:r>
        <w:r w:rsidR="00E8689E" w:rsidRPr="00E8689E">
          <w:t>combined</w:t>
        </w:r>
      </w:ins>
      <w:r>
        <w:t>), Wolffish spp. (</w:t>
      </w:r>
      <w:r>
        <w:rPr>
          <w:i/>
          <w:iCs/>
        </w:rPr>
        <w:t>Anarhichas lupus</w:t>
      </w:r>
      <w:r>
        <w:t xml:space="preserve"> </w:t>
      </w:r>
      <w:del w:id="71" w:author="Rideout, Rick" w:date="2023-07-20T09:55:00Z">
        <w:r w:rsidDel="00E8689E">
          <w:delText xml:space="preserve">or </w:delText>
        </w:r>
      </w:del>
      <w:ins w:id="72" w:author="Rideout, Rick" w:date="2023-07-20T09:55:00Z">
        <w:r w:rsidR="00E8689E">
          <w:t>and</w:t>
        </w:r>
        <w:r w:rsidR="00E8689E">
          <w:t xml:space="preserve"> </w:t>
        </w:r>
      </w:ins>
      <w:r>
        <w:rPr>
          <w:i/>
          <w:iCs/>
        </w:rPr>
        <w:t>A. minor</w:t>
      </w:r>
      <w:ins w:id="73" w:author="Rideout, Rick" w:date="2023-07-20T09:55:00Z">
        <w:r w:rsidR="00E8689E">
          <w:rPr>
            <w:i/>
            <w:iCs/>
          </w:rPr>
          <w:t xml:space="preserve"> </w:t>
        </w:r>
        <w:r w:rsidR="00E8689E" w:rsidRPr="00E8689E">
          <w:t>combined</w:t>
        </w:r>
      </w:ins>
      <w:r>
        <w:t>),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w:t>
      </w:r>
      <w:del w:id="74" w:author="Rideout, Rick" w:date="2023-07-20T09:56:00Z">
        <w:r w:rsidDel="00E8689E">
          <w:delText xml:space="preserve">or </w:delText>
        </w:r>
      </w:del>
      <w:ins w:id="75" w:author="Rideout, Rick" w:date="2023-07-20T09:56:00Z">
        <w:r w:rsidR="00E8689E">
          <w:t>and</w:t>
        </w:r>
        <w:r w:rsidR="00E8689E">
          <w:t xml:space="preserve"> </w:t>
        </w:r>
      </w:ins>
      <w:r>
        <w:rPr>
          <w:i/>
          <w:iCs/>
        </w:rPr>
        <w:t>Malacoraja senta</w:t>
      </w:r>
      <w:ins w:id="76" w:author="Rideout, Rick" w:date="2023-07-20T09:56:00Z">
        <w:r w:rsidR="00E8689E">
          <w:rPr>
            <w:i/>
            <w:iCs/>
          </w:rPr>
          <w:t xml:space="preserve"> </w:t>
        </w:r>
        <w:r w:rsidR="00E8689E" w:rsidRPr="00E8689E">
          <w:t>combined</w:t>
        </w:r>
      </w:ins>
      <w:r>
        <w:t>). On the Grand Bank, the included species were Redfish spp., Yellowtail Flounder (</w:t>
      </w:r>
      <w:r>
        <w:rPr>
          <w:i/>
          <w:iCs/>
        </w:rPr>
        <w:t>Limanda ferruginea</w:t>
      </w:r>
      <w:r>
        <w:t>), American Plaice, Greenland Halibut, Haddock (</w:t>
      </w:r>
      <w:r>
        <w:rPr>
          <w:i/>
          <w:iCs/>
        </w:rPr>
        <w:t>Melanogrammus aeglefinus</w:t>
      </w:r>
      <w:r>
        <w:t>), and Atlantic Cod. Finally, along Sourthern NL, the included species were Redfish spp., Witch Flounder, American Plaice, White hake (</w:t>
      </w:r>
      <w:r>
        <w:rPr>
          <w:i/>
          <w:iCs/>
        </w:rPr>
        <w:t>Urophycis tenuis</w:t>
      </w:r>
      <w:r>
        <w:t>), Haddock, Atlantic Cod, and Skate spp.</w:t>
      </w:r>
    </w:p>
    <w:p w14:paraId="020BA449" w14:textId="77777777" w:rsidR="00492B98" w:rsidRDefault="00000000">
      <w:pPr>
        <w:pStyle w:val="Heading3"/>
      </w:pPr>
      <w:bookmarkStart w:id="77" w:name="priors"/>
      <w:bookmarkEnd w:id="61"/>
      <w:r>
        <w:lastRenderedPageBreak/>
        <w:t>Priors</w:t>
      </w:r>
    </w:p>
    <w:p w14:paraId="13AA2B7C" w14:textId="77777777" w:rsidR="00492B98"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0252F8EA" w14:textId="77777777" w:rsidR="00492B98" w:rsidRDefault="00000000">
      <w:pPr>
        <w:pStyle w:val="Heading4"/>
      </w:pPr>
      <w:bookmarkStart w:id="78"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4423CA5A" w14:textId="77777777" w:rsidR="00492B98"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r>
          <w:rPr>
            <w:rFonts w:ascii="Cambria Math" w:hAnsi="Cambria Math"/>
          </w:rPr>
          <m:t>K</m:t>
        </m:r>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2C16B205"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7DB833B1" w14:textId="77777777" w:rsidR="00492B98"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u</m:t>
            </m:r>
          </m:sub>
        </m:sSub>
      </m:oMath>
      <w:r>
        <w:t xml:space="preserve"> are the lower and upper values. On the lower end, this prior imposes the assumption that the fishery is unlikely to have caught more fish in a single year than the system is capable of supporting and, on the upper end, it assumes that the maximum observed catch represents a portion of the true carrying capacity of the system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1EA41140" w14:textId="77777777" w:rsidR="00492B98" w:rsidRDefault="00000000">
      <w:pPr>
        <w:pStyle w:val="Heading4"/>
      </w:pPr>
      <w:bookmarkStart w:id="79" w:name="starting-biomass-b_1s"/>
      <w:bookmarkEnd w:id="78"/>
      <w:r>
        <w:rPr>
          <w:i/>
          <w:iCs/>
        </w:rPr>
        <w:lastRenderedPageBreak/>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17369926" w14:textId="77777777" w:rsidR="00492B98" w:rsidRDefault="00000000">
      <w:pPr>
        <w:pStyle w:val="FirstParagraph"/>
      </w:pPr>
      <w:r>
        <w:t xml:space="preserve">Like </w:t>
      </w:r>
      <m:oMath>
        <m:r>
          <w:rPr>
            <w:rFonts w:ascii="Cambria Math" w:hAnsi="Cambria Math"/>
          </w:rPr>
          <m:t>K</m:t>
        </m:r>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249DF291"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5A6F5B26" w14:textId="59734C79" w:rsidR="00492B98"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this assumes that the fishery did not catch all of the biomass in the first year and it assumes that the catch represents a portion of the biomass in the first year. A flaw with the upper value for this prior is that a lack of market demand or conservation concerns may contradict the assumption that landings are coarsely proportional to stock size. However, the upper range chosen was considered reasonable for this case study as there was an active fishery for each species </w:t>
      </w:r>
      <w:ins w:id="80" w:author="Rideout, Rick" w:date="2023-07-20T10:03:00Z">
        <w:r w:rsidR="00C62141">
          <w:t xml:space="preserve">examined here </w:t>
        </w:r>
      </w:ins>
      <w:r>
        <w:t>at the start of the time series.</w:t>
      </w:r>
    </w:p>
    <w:p w14:paraId="7D089CAA" w14:textId="77777777" w:rsidR="00492B98" w:rsidRDefault="00000000">
      <w:pPr>
        <w:pStyle w:val="Heading4"/>
      </w:pPr>
      <w:bookmarkStart w:id="81" w:name="Xccfb9acb9fbb600a52636a6279610d36f06528c"/>
      <w:bookmarkEnd w:id="79"/>
      <w:r>
        <w:rPr>
          <w:i/>
          <w:iCs/>
        </w:rPr>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4E6F1A1F" w14:textId="77777777" w:rsidR="00492B98"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1">
        <w:r>
          <w:rPr>
            <w:rStyle w:val="Hyperlink"/>
          </w:rPr>
          <w:t>Regular et al., 2021</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xml:space="preserve">, a vague prior with 0.01 and 1 as the lower and upper values </w:t>
      </w:r>
      <w:r>
        <w:lastRenderedPageBreak/>
        <w:t>were chosen. In log-space, this translates to a normal distribution with a mean of -2.3 and sd of 2.3.</w:t>
      </w:r>
    </w:p>
    <w:p w14:paraId="1749F48D" w14:textId="77777777" w:rsidR="00492B98" w:rsidRDefault="00000000">
      <w:pPr>
        <w:pStyle w:val="BodyText"/>
      </w:pPr>
      <w:r>
        <w:t xml:space="preserve">There is little information to inform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0B377E2C" w14:textId="77777777" w:rsidR="00492B98" w:rsidRDefault="00000000">
      <w:pPr>
        <w:pStyle w:val="Heading4"/>
      </w:pPr>
      <w:bookmarkStart w:id="82" w:name="X50c46e4f9447be999e8db38f3be4dade35b6469"/>
      <w:bookmarkEnd w:id="81"/>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AF01342" w14:textId="49D3F60A" w:rsidR="00492B98" w:rsidRDefault="00000000">
      <w:pPr>
        <w:pStyle w:val="FirstParagraph"/>
      </w:pPr>
      <w:r>
        <w:t xml:space="preserve">The catchability of the spring and fall surveys conducted by DFO likely changed over time given the shift in gear from a Yankee to Engel to Campelen trawl as well as </w:t>
      </w:r>
      <w:ins w:id="83" w:author="Rideout, Rick" w:date="2023-07-20T10:09:00Z">
        <w:r w:rsidR="00E36B6E">
          <w:t xml:space="preserve">spatial </w:t>
        </w:r>
      </w:ins>
      <w:r>
        <w:t xml:space="preserve">shifts in </w:t>
      </w:r>
      <w:ins w:id="84" w:author="Rideout, Rick" w:date="2023-07-20T10:10:00Z">
        <w:r w:rsidR="00E36B6E">
          <w:t xml:space="preserve">survey </w:t>
        </w:r>
      </w:ins>
      <w:commentRangeStart w:id="85"/>
      <w:r>
        <w:t>coverage</w:t>
      </w:r>
      <w:commentRangeEnd w:id="85"/>
      <w:r w:rsidR="00E36B6E">
        <w:rPr>
          <w:rStyle w:val="CommentReference"/>
        </w:rPr>
        <w:commentReference w:id="85"/>
      </w:r>
      <w:r>
        <w:t xml:space="preserve"> </w:t>
      </w:r>
      <w:del w:id="86" w:author="Rideout, Rick" w:date="2023-07-20T10:10:00Z">
        <w:r w:rsidDel="00E36B6E">
          <w:delText xml:space="preserve">of the strata </w:delText>
        </w:r>
      </w:del>
      <w:r>
        <w:t xml:space="preserve">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w:t>
      </w:r>
      <w:commentRangeStart w:id="87"/>
      <w:r>
        <w:t>remainder</w:t>
      </w:r>
      <w:commentRangeEnd w:id="87"/>
      <w:r w:rsidR="00E36B6E">
        <w:rPr>
          <w:rStyle w:val="CommentReference"/>
        </w:rPr>
        <w:commentReference w:id="87"/>
      </w:r>
      <w:r>
        <w:t xml:space="preserve">. The upper inflection point was set to 1 as it is unlikely, but still possible, that the survey indices represent overestimates of the true population size. The lower range is widened, especially for deep-water </w:t>
      </w:r>
      <w:r>
        <w:lastRenderedPageBreak/>
        <w:t>species, to account for gear selectivity issues [e.g., escapement under the footgear; Walsh (</w:t>
      </w:r>
      <w:hyperlink w:anchor="ref-walsh1992">
        <w:r>
          <w:rPr>
            <w:rStyle w:val="Hyperlink"/>
          </w:rPr>
          <w:t>1992</w:t>
        </w:r>
      </w:hyperlink>
      <w:r>
        <w:t>)] and availability issues (e.g., portion of the stock in deeper water than covered by the survey).</w:t>
      </w:r>
    </w:p>
    <w:p w14:paraId="171FAA70" w14:textId="77777777" w:rsidR="00492B98" w:rsidRDefault="00000000">
      <w:pPr>
        <w:pStyle w:val="BodyText"/>
      </w:pPr>
      <w:r>
        <w:t>A prior for observation error variance was informed by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34DA4E0D"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35F10783" w14:textId="77777777" w:rsidR="00492B98"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outside of the survey domain. Another two times multiplier was applied for deep-water species as they have more scope for shifting outside the survey domain.</w:t>
      </w:r>
    </w:p>
    <w:p w14:paraId="7ABA0EAB" w14:textId="77777777" w:rsidR="00492B98" w:rsidRDefault="00000000">
      <w:pPr>
        <w:pStyle w:val="Heading3"/>
      </w:pPr>
      <w:bookmarkStart w:id="88" w:name="model-selection"/>
      <w:bookmarkEnd w:id="77"/>
      <w:bookmarkEnd w:id="82"/>
      <w:r>
        <w:t>Model selection</w:t>
      </w:r>
    </w:p>
    <w:p w14:paraId="4ED1AD68" w14:textId="037BD336" w:rsidR="00492B98" w:rsidRDefault="00000000">
      <w:pPr>
        <w:pStyle w:val="FirstParagraph"/>
      </w:pPr>
      <w:r>
        <w:t>The degree to which density-dependence of the demersal fish community inhabiting the NL shelves is driven by intra versus interspecific competition is not known. Nor is the degree to which species interactions affect population dy</w:t>
      </w:r>
      <w:ins w:id="89" w:author="Rideout, Rick" w:date="2023-07-20T10:17:00Z">
        <w:r w:rsidR="00E36B6E">
          <w:t>n</w:t>
        </w:r>
      </w:ins>
      <w:r>
        <w:t>a</w:t>
      </w:r>
      <w:del w:id="90" w:author="Rideout, Rick" w:date="2023-07-20T10:17:00Z">
        <w:r w:rsidDel="00E36B6E">
          <w:delText>n</w:delText>
        </w:r>
      </w:del>
      <w:r>
        <w:t xml:space="preserve">mics. It is, however, well known that the community has been fished for more than 500 years and this history was punctuated by a </w:t>
      </w:r>
      <w:r>
        <w:lastRenderedPageBreak/>
        <w:t>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collapse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5CF64F36" w14:textId="77777777" w:rsidR="00492B98"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subtracted.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the community-wide collapse to assess support for a regime shift in each systems’ capacity for the focal demersal species.</w:t>
      </w:r>
    </w:p>
    <w:p w14:paraId="7049C20D" w14:textId="77777777" w:rsidR="00492B98"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58A65B17" w14:textId="77777777" w:rsidR="00492B98" w:rsidRDefault="00000000">
      <w:pPr>
        <w:pStyle w:val="BodyText"/>
      </w:pPr>
      <w:r>
        <w:rPr>
          <w:b/>
          <w:bCs/>
        </w:rPr>
        <w:lastRenderedPageBreak/>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010170A1" w14:textId="77777777" w:rsidR="00492B98"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2F4A79DA" w14:textId="77777777" w:rsidR="00492B98"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57315DDD" w14:textId="77777777" w:rsidR="00492B98"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1BEAB912" w14:textId="77777777" w:rsidR="00492B98"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That is, population dynamics are thought to be affected by a common time-invariant carrying capacity and residual variations not explained by intrinsic growth, inter-specific density-dependent effects or landings are noisy and independent across time and species. The shift covariate was not applied.</w:t>
      </w:r>
    </w:p>
    <w:p w14:paraId="16CAB82A" w14:textId="77777777" w:rsidR="00492B98"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w:t>
      </w:r>
      <w:r>
        <w:lastRenderedPageBreak/>
        <w:t>density-dependent effects are assumed). This formulation is analogous to standard state-space Schaefer production models. The shift covariate was not applied.</w:t>
      </w:r>
    </w:p>
    <w:p w14:paraId="7A07E7D0" w14:textId="77777777" w:rsidR="00492B98"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1C551E7C" w14:textId="77777777" w:rsidR="00492B98"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87F41B5" w14:textId="77777777" w:rsidR="00492B98" w:rsidRDefault="00000000">
      <w:pPr>
        <w:pStyle w:val="FirstParagraph"/>
      </w:pPr>
      <w:r>
        <w:t xml:space="preserve">These scores were also averaged across methods (LOO-CV, Hindcast-CV) and region (Northeast NL Shelf, Grand Bank, Southern NL) to obtain an overall score of predictive ability of each </w:t>
      </w:r>
      <w:r>
        <w:lastRenderedPageBreak/>
        <w:t>model. A well-fitting model will result in predicted values that are close to the excluded values and, therefore, result in lower scores. Ultimately, these scores enable a model-comparison approach to hypothesis testing.</w:t>
      </w:r>
    </w:p>
    <w:p w14:paraId="15087B3F" w14:textId="77777777" w:rsidR="00492B98" w:rsidRDefault="00000000">
      <w:pPr>
        <w:pStyle w:val="Heading1"/>
      </w:pPr>
      <w:bookmarkStart w:id="91" w:name="results"/>
      <w:bookmarkEnd w:id="35"/>
      <w:bookmarkEnd w:id="60"/>
      <w:bookmarkEnd w:id="88"/>
      <w:r>
        <w:t>Results</w:t>
      </w:r>
    </w:p>
    <w:p w14:paraId="016CE619" w14:textId="77777777" w:rsidR="00492B98" w:rsidRDefault="00000000">
      <w:pPr>
        <w:pStyle w:val="FirstParagraph"/>
      </w:pPr>
      <w:r>
        <w:t>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9C40820" w14:textId="77777777" w:rsidR="00492B98" w:rsidRDefault="00000000">
      <w:pPr>
        <w:pStyle w:val="BodyText"/>
      </w:pPr>
      <w:r>
        <w:t xml:space="preserve">The multispecies production model with unstructured species-to-species correlation and AR1 temporal correlation (“just correlation”) offered an explanation of the trends in survey indices of </w:t>
      </w:r>
      <w:r>
        <w:lastRenderedPageBreak/>
        <w:t>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00789291" w14:textId="77777777" w:rsidR="00492B98" w:rsidRDefault="00000000">
      <w:pPr>
        <w:pStyle w:val="BodyText"/>
      </w:pPr>
      <w:r>
        <w:t>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in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2C9B6293" w14:textId="77777777" w:rsidR="00492B98" w:rsidRDefault="00000000">
      <w:pPr>
        <w:pStyle w:val="BodyText"/>
      </w:pPr>
      <w:r>
        <w:t xml:space="preserve">Further inspection of the process errors reveals common patterns across all focal species across three ecosystem production units (Figure 5). Like the exponentiated and unstandardized process </w:t>
      </w:r>
      <w:r>
        <w:lastRenderedPageBreak/>
        <w:t>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only 10 out of 63 pairs were negatively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60216716" w14:textId="77777777" w:rsidR="00492B98" w:rsidRDefault="00000000">
      <w:pPr>
        <w:pStyle w:val="Heading1"/>
      </w:pPr>
      <w:bookmarkStart w:id="92" w:name="discussion"/>
      <w:bookmarkEnd w:id="91"/>
      <w:r>
        <w:t>Discussion</w:t>
      </w:r>
    </w:p>
    <w:p w14:paraId="7C7C997B" w14:textId="77777777" w:rsidR="00492B98"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maximum sustainable yield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w:t>
      </w:r>
      <w:r>
        <w:lastRenderedPageBreak/>
        <w:t xml:space="preserve">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xml:space="preserve">), we attempt to differentiate population processes from noise and bias introduced by surveys of fish populations. The overall structure of the model allows species-specific dynamics to be captured while avoiding the assumption that the dynamics of each species is isolated and independent from </w:t>
      </w:r>
      <w:commentRangeStart w:id="93"/>
      <w:r>
        <w:t>sympatric</w:t>
      </w:r>
      <w:commentRangeEnd w:id="93"/>
      <w:r w:rsidR="00E9263A">
        <w:rPr>
          <w:rStyle w:val="CommentReference"/>
        </w:rPr>
        <w:commentReference w:id="93"/>
      </w:r>
      <w:r>
        <w:t xml:space="preserve"> species. </w:t>
      </w:r>
      <w:r>
        <w:rPr>
          <w:i/>
          <w:iCs/>
        </w:rPr>
        <w:t xml:space="preserve">&lt;&lt;PMR: maybe this paragraph or concepts in this paragraph should be </w:t>
      </w:r>
      <w:commentRangeStart w:id="94"/>
      <w:r>
        <w:rPr>
          <w:i/>
          <w:iCs/>
        </w:rPr>
        <w:t>moved</w:t>
      </w:r>
      <w:commentRangeEnd w:id="94"/>
      <w:r w:rsidR="00E9263A">
        <w:rPr>
          <w:rStyle w:val="CommentReference"/>
        </w:rPr>
        <w:commentReference w:id="94"/>
      </w:r>
      <w:r>
        <w:rPr>
          <w:i/>
          <w:iCs/>
        </w:rPr>
        <w:t xml:space="preserve"> to the introduction?&gt;&gt;</w:t>
      </w:r>
    </w:p>
    <w:p w14:paraId="53190E26" w14:textId="7CEFE69E" w:rsidR="00492B98" w:rsidRDefault="00000000">
      <w:pPr>
        <w:pStyle w:val="BodyText"/>
      </w:pPr>
      <w:r>
        <w:t xml:space="preserve">Our case study focuses on the population dynamics of commercially important demersal fish stocks off the east coast of Canada. This is an interesting </w:t>
      </w:r>
      <w:del w:id="95" w:author="Rideout, Rick" w:date="2023-07-20T11:45:00Z">
        <w:r w:rsidDel="00660F58">
          <w:delText xml:space="preserve">use </w:delText>
        </w:r>
      </w:del>
      <w:r>
        <w:t>case since most stocks in the area collapsed in the early 1990s (</w:t>
      </w:r>
      <w:hyperlink w:anchor="ref-lear1998">
        <w:r>
          <w:rPr>
            <w:rStyle w:val="Hyperlink"/>
          </w:rPr>
          <w:t>Lear, 1998</w:t>
        </w:r>
      </w:hyperlink>
      <w:r>
        <w:t xml:space="preserve">), and the relative contribution of fishing and environmental impacts </w:t>
      </w:r>
      <w:commentRangeStart w:id="96"/>
      <w:r>
        <w:t xml:space="preserve">remains uncertain </w:t>
      </w:r>
      <w:commentRangeEnd w:id="96"/>
      <w:r w:rsidR="00660F58">
        <w:rPr>
          <w:rStyle w:val="CommentReference"/>
        </w:rPr>
        <w:commentReference w:id="96"/>
      </w:r>
      <w:r>
        <w:t>(</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The focal species we studied all occupy the same ecosystem production unit and ultimately compete for the same resources (</w:t>
      </w:r>
      <w:hyperlink w:anchor="ref-pepin2014">
        <w:r>
          <w:rPr>
            <w:rStyle w:val="Hyperlink"/>
          </w:rPr>
          <w:t>Pepin et al., 2014</w:t>
        </w:r>
      </w:hyperlink>
      <w:r>
        <w:t xml:space="preserve">). It follows that total production at upper trophic levels should be limited </w:t>
      </w:r>
      <w:ins w:id="97" w:author="Rideout, Rick" w:date="2023-07-20T11:49:00Z">
        <w:r w:rsidR="00660F58">
          <w:t xml:space="preserve">by </w:t>
        </w:r>
      </w:ins>
      <w:r>
        <w:t xml:space="preserve">the regions’ maximal </w:t>
      </w:r>
      <w:commentRangeStart w:id="98"/>
      <w:r>
        <w:t>load</w:t>
      </w:r>
      <w:commentRangeEnd w:id="98"/>
      <w:r w:rsidR="00216BA5">
        <w:rPr>
          <w:rStyle w:val="CommentReference"/>
        </w:rPr>
        <w:commentReference w:id="98"/>
      </w:r>
      <w:r>
        <w:t xml:space="preserve">, which is evidenced in our case study by the general support for models that impose a system-level carrying capacity. Beyond this,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xml:space="preserve">). </w:t>
      </w:r>
      <w:commentRangeStart w:id="99"/>
      <w:r>
        <w:t>Finally</w:t>
      </w:r>
      <w:commentRangeEnd w:id="99"/>
      <w:r w:rsidR="00216BA5">
        <w:rPr>
          <w:rStyle w:val="CommentReference"/>
        </w:rPr>
        <w:commentReference w:id="99"/>
      </w:r>
      <w:r>
        <w:t>, the contributions of these ecologically mediated changes relative to fisheries landings indicate that fishing was not the sole cause of the collapses observed in the early 1990s.</w:t>
      </w:r>
    </w:p>
    <w:p w14:paraId="0340BB6C" w14:textId="77777777" w:rsidR="00492B98" w:rsidRDefault="00000000">
      <w:pPr>
        <w:pStyle w:val="BodyText"/>
      </w:pPr>
      <w:r>
        <w:lastRenderedPageBreak/>
        <w:t xml:space="preserve">Our inference that environmental factors were a key driver of stock collapses is </w:t>
      </w:r>
      <w:commentRangeStart w:id="100"/>
      <w:r>
        <w:t>surprising</w:t>
      </w:r>
      <w:commentRangeEnd w:id="100"/>
      <w:r w:rsidR="00216BA5">
        <w:rPr>
          <w:rStyle w:val="CommentReference"/>
        </w:rPr>
        <w:commentReference w:id="100"/>
      </w:r>
      <w:r>
        <w:t xml:space="preserve"> given the prevailing hypothesis is that fishing activity was the primary driver (</w:t>
      </w:r>
      <w:hyperlink w:anchor="ref-gomes1995">
        <w:r>
          <w:rPr>
            <w:rStyle w:val="Hyperlink"/>
          </w:rPr>
          <w:t>GOMES et al., 1995</w:t>
        </w:r>
      </w:hyperlink>
      <w:r>
        <w:t xml:space="preserve">; e.g., </w:t>
      </w:r>
      <w:hyperlink w:anchor="ref-hutchings1996">
        <w:r>
          <w:rPr>
            <w:rStyle w:val="Hyperlink"/>
          </w:rPr>
          <w:t>Hutchings, 1996</w:t>
        </w:r>
      </w:hyperlink>
      <w:r>
        <w:t xml:space="preserve">; but see </w:t>
      </w:r>
      <w:hyperlink w:anchor="ref-morgan2002">
        <w:r>
          <w:rPr>
            <w:rStyle w:val="Hyperlink"/>
          </w:rPr>
          <w:t>Morgan et al., 2002</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covertly exceed typical annual catches in the late 1980s. For instance, annual catches in the late 1980s across the Northeast NL Shelf and the Grand Bank totaled ~450 kt while residual losses estimated by the model in the early 1990s was ~1000 kt. The illegal fishery would have had to double its efforts to explain the declines. It follows that the decline must at least in part, if not primarily, be due to an unknown environmental driver. This contention is not new (see, for example, </w:t>
      </w:r>
      <w:hyperlink w:anchor="ref-atkinson1994">
        <w:r>
          <w:rPr>
            <w:rStyle w:val="Hyperlink"/>
          </w:rPr>
          <w:t>Atkinson, 1994</w:t>
        </w:r>
      </w:hyperlink>
      <w:r>
        <w:t xml:space="preserve">; </w:t>
      </w:r>
      <w:hyperlink w:anchor="ref-pedersen2017">
        <w:r>
          <w:rPr>
            <w:rStyle w:val="Hyperlink"/>
          </w:rPr>
          <w:t>Pedersen et al., 2017</w:t>
        </w:r>
      </w:hyperlink>
      <w:r>
        <w:t xml:space="preserve">), however, it remains contentious and perplexing as we lack specific causal </w:t>
      </w:r>
      <w:commentRangeStart w:id="101"/>
      <w:r>
        <w:t>explanations</w:t>
      </w:r>
      <w:commentRangeEnd w:id="101"/>
      <w:r w:rsidR="00924F45">
        <w:rPr>
          <w:rStyle w:val="CommentReference"/>
        </w:rPr>
        <w:commentReference w:id="101"/>
      </w:r>
      <w:r>
        <w:t>.</w:t>
      </w:r>
    </w:p>
    <w:p w14:paraId="6562DC20" w14:textId="77777777" w:rsidR="00492B98"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Still, it is curious that heavily exploited species like Atlantic cod show no signs of change or loss of genetic diversity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xml:space="preserve">).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w:t>
      </w:r>
      <w:r>
        <w:lastRenderedPageBreak/>
        <w:t>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1">
        <w:r>
          <w:rPr>
            <w:rStyle w:val="Hyperlink"/>
          </w:rPr>
          <w:t>Regular et al., 2021</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w:t>
      </w:r>
      <w:r>
        <w:rPr>
          <w:b/>
          <w:bCs/>
        </w:rPr>
        <w:t>paradox of plankton</w:t>
      </w:r>
      <w:r>
        <w:t xml:space="preserve">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1CA392D1" w14:textId="1D1C6508" w:rsidR="00492B98" w:rsidRDefault="00000000">
      <w:pPr>
        <w:pStyle w:val="BodyText"/>
      </w:pPr>
      <w:r>
        <w:t>Like all models, our multispecies production model is an imperfect abstraction of nature and while it may be useful in some contexts, it is important to consider its limitations when interpreting results. Our study’s results indicate that total biomass in the Northeast NL Shelf production unit was above the carrying capacity of that region in the early 1990s. This finding contradicts historic records that suggest populations such as Northern cod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Still, it is possible that the 1970s represents a period of unusually high productivity, where the system may have exceeded the carrying capacity. 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w:t>
      </w:r>
      <w:ins w:id="102" w:author="Rideout, Rick" w:date="2023-07-20T12:04:00Z">
        <w:r w:rsidR="00924F45">
          <w:t xml:space="preserve">benthic </w:t>
        </w:r>
      </w:ins>
      <w:r>
        <w:t xml:space="preserve">community seems unrealistic. This result may be an artifact of low estimates </w:t>
      </w:r>
      <w:ins w:id="103" w:author="Rideout, Rick" w:date="2023-07-20T12:04:00Z">
        <w:r w:rsidR="00924F45">
          <w:t xml:space="preserve">of </w:t>
        </w:r>
      </w:ins>
      <w:r>
        <w:t xml:space="preserve">survey </w:t>
      </w:r>
      <w:r>
        <w:lastRenderedPageBreak/>
        <w:t xml:space="preserve">catchability or the model’s inability to properly account for year effects. Observation errors are assumed to be lognormally distributed, however, extreme catch events / black swan events in space can introduce ‘year effects’ that may be better accounted </w:t>
      </w:r>
      <w:ins w:id="104" w:author="Rideout, Rick" w:date="2023-07-20T12:05:00Z">
        <w:r w:rsidR="00924F45">
          <w:t xml:space="preserve">for by </w:t>
        </w:r>
      </w:ins>
      <w:r>
        <w:t xml:space="preserve">assuming </w:t>
      </w:r>
      <w:del w:id="105" w:author="Rideout, Rick" w:date="2023-07-20T12:05:00Z">
        <w:r w:rsidDel="00924F45">
          <w:delText xml:space="preserve">the </w:delText>
        </w:r>
      </w:del>
      <w:r>
        <w:t>a distribution with heavier tails, such as the t-distribution (</w:t>
      </w:r>
      <w:hyperlink w:anchor="ref-anderson2019">
        <w:r>
          <w:rPr>
            <w:rStyle w:val="Hyperlink"/>
          </w:rPr>
          <w:t>Anderson &amp; Ward, 2019</w:t>
        </w:r>
      </w:hyperlink>
      <w:r>
        <w:t>).</w:t>
      </w:r>
    </w:p>
    <w:p w14:paraId="4A442894" w14:textId="77777777" w:rsidR="00492B98" w:rsidRDefault="00000000">
      <w:pPr>
        <w:pStyle w:val="Heading2"/>
      </w:pPr>
      <w:bookmarkStart w:id="106" w:name="conclusion"/>
      <w:r>
        <w:t>Conclusion</w:t>
      </w:r>
    </w:p>
    <w:p w14:paraId="33D588A3" w14:textId="77777777" w:rsidR="00492B98" w:rsidRDefault="00000000">
      <w:pPr>
        <w:pStyle w:val="FirstParagraph"/>
      </w:pPr>
      <w:r>
        <w:t xml:space="preserve">There is a </w:t>
      </w:r>
      <w:commentRangeStart w:id="107"/>
      <w:r>
        <w:t xml:space="preserve">growing need </w:t>
      </w:r>
      <w:commentRangeEnd w:id="107"/>
      <w:r w:rsidR="00924F45">
        <w:rPr>
          <w:rStyle w:val="CommentReference"/>
        </w:rPr>
        <w:commentReference w:id="107"/>
      </w:r>
      <w:r>
        <w:t xml:space="preserve">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w:t>
      </w:r>
      <w:del w:id="108" w:author="Rideout, Rick" w:date="2023-07-20T12:07:00Z">
        <w:r w:rsidDel="00924F45">
          <w:delText>ly</w:delText>
        </w:r>
      </w:del>
      <w:r>
        <w:t xml:space="preserve"> pathways to support such management, however, data requirements are often prohibitive (</w:t>
      </w:r>
      <w:hyperlink w:anchor="ref-latour2003">
        <w:r>
          <w:rPr>
            <w:rStyle w:val="Hyperlink"/>
          </w:rPr>
          <w:t>Latour et al., 2003</w:t>
        </w:r>
      </w:hyperlink>
      <w:r>
        <w:t xml:space="preserve">). Our study documents a production model that can estimate the population dynamics of multiple stocks using commonly available landings and survey index data. This approach provides a relatively tractable method for informing management decisions for multiple </w:t>
      </w:r>
      <w:commentRangeStart w:id="109"/>
      <w:r>
        <w:t>sympatric</w:t>
      </w:r>
      <w:commentRangeEnd w:id="109"/>
      <w:r w:rsidR="00924F45">
        <w:rPr>
          <w:rStyle w:val="CommentReference"/>
        </w:rPr>
        <w:commentReference w:id="109"/>
      </w:r>
      <w:r>
        <w:t xml:space="preserve"> and data-limited species. While our model has limitations, it represents a step forward in understanding the complex interactions among species in marine ecosystems and provides a framework for supporting sustainable management decisions.</w:t>
      </w:r>
    </w:p>
    <w:p w14:paraId="21E7AB03" w14:textId="77777777" w:rsidR="00492B98" w:rsidRDefault="00000000">
      <w:pPr>
        <w:pStyle w:val="Heading1"/>
      </w:pPr>
      <w:bookmarkStart w:id="110" w:name="acknowledgements"/>
      <w:bookmarkEnd w:id="92"/>
      <w:bookmarkEnd w:id="106"/>
      <w:r>
        <w:t>Acknowledgements</w:t>
      </w:r>
    </w:p>
    <w:p w14:paraId="4F9844BE" w14:textId="1B94184B" w:rsidR="00492B98" w:rsidRDefault="00000000">
      <w:pPr>
        <w:pStyle w:val="FirstParagraph"/>
      </w:pPr>
      <w:r>
        <w:t xml:space="preserve">We thank the many ship’s crew and research staff involved in leading the surveys and collecting the data used in this study. These surveys were supported by Fisheries and Oceans Canada (DFO). This work has benefited from valuable feedback from numerous colleagues, including … . </w:t>
      </w:r>
      <w:ins w:id="111" w:author="Rideout, Rick" w:date="2023-07-20T08:04:00Z">
        <w:r w:rsidR="00DE7CB0">
          <w:t>An earlier draft version of t</w:t>
        </w:r>
      </w:ins>
      <w:del w:id="112" w:author="Rideout, Rick" w:date="2023-07-20T08:04:00Z">
        <w:r w:rsidDel="00DE7CB0">
          <w:delText>T</w:delText>
        </w:r>
      </w:del>
      <w:r>
        <w:t>he abstract, introduction, and discussion sections were written with the assistance of ChatGPT (March 14, 2023 version).</w:t>
      </w:r>
    </w:p>
    <w:p w14:paraId="1F91FEC6" w14:textId="77777777" w:rsidR="00492B98" w:rsidRDefault="00000000">
      <w:pPr>
        <w:pStyle w:val="Heading1"/>
      </w:pPr>
      <w:bookmarkStart w:id="113" w:name="references"/>
      <w:bookmarkEnd w:id="110"/>
      <w:r>
        <w:lastRenderedPageBreak/>
        <w:t>References</w:t>
      </w:r>
    </w:p>
    <w:p w14:paraId="3EE7ABED" w14:textId="77777777" w:rsidR="00492B98" w:rsidRDefault="00000000">
      <w:pPr>
        <w:pStyle w:val="Bibliography"/>
      </w:pPr>
      <w:bookmarkStart w:id="114" w:name="ref-albertsen2018"/>
      <w:bookmarkStart w:id="115"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58BB6D33" w14:textId="77777777" w:rsidR="00492B98" w:rsidRDefault="00000000">
      <w:pPr>
        <w:pStyle w:val="Bibliography"/>
      </w:pPr>
      <w:bookmarkStart w:id="116" w:name="ref-anderson2019"/>
      <w:bookmarkEnd w:id="114"/>
      <w:r>
        <w:t xml:space="preserve">Anderson, S. C., &amp; Ward, E. J. (2019). Black swans in space: Modeling spatiotemporal processes with extremes. </w:t>
      </w:r>
      <w:r>
        <w:rPr>
          <w:i/>
          <w:iCs/>
        </w:rPr>
        <w:t>Ecology</w:t>
      </w:r>
      <w:r>
        <w:t xml:space="preserve">, </w:t>
      </w:r>
      <w:r>
        <w:rPr>
          <w:i/>
          <w:iCs/>
        </w:rPr>
        <w:t>100</w:t>
      </w:r>
      <w:r>
        <w:t>(1), e02403.</w:t>
      </w:r>
    </w:p>
    <w:p w14:paraId="29593005" w14:textId="77777777" w:rsidR="00492B98" w:rsidRDefault="00000000">
      <w:pPr>
        <w:pStyle w:val="Bibliography"/>
      </w:pPr>
      <w:bookmarkStart w:id="117" w:name="ref-atkinson1994"/>
      <w:bookmarkEnd w:id="116"/>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5D93F845" w14:textId="77777777" w:rsidR="00492B98" w:rsidRDefault="00000000">
      <w:pPr>
        <w:pStyle w:val="Bibliography"/>
      </w:pPr>
      <w:bookmarkStart w:id="118" w:name="ref-brown2022"/>
      <w:bookmarkEnd w:id="117"/>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10A861B6" w14:textId="77777777" w:rsidR="00492B98" w:rsidRDefault="00000000">
      <w:pPr>
        <w:pStyle w:val="Bibliography"/>
      </w:pPr>
      <w:bookmarkStart w:id="119" w:name="ref-bundy2012"/>
      <w:bookmarkEnd w:id="118"/>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26B93326" w14:textId="77777777" w:rsidR="00492B98" w:rsidRDefault="00000000">
      <w:pPr>
        <w:pStyle w:val="Bibliography"/>
      </w:pPr>
      <w:bookmarkStart w:id="120" w:name="ref-cadigan2015"/>
      <w:bookmarkEnd w:id="119"/>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29EBFCD7" w14:textId="77777777" w:rsidR="00492B98" w:rsidRDefault="00000000">
      <w:pPr>
        <w:pStyle w:val="Bibliography"/>
      </w:pPr>
      <w:bookmarkStart w:id="121" w:name="ref-cadigan2022"/>
      <w:bookmarkEnd w:id="120"/>
      <w:r>
        <w:t xml:space="preserve">Cadigan, N. G., Duplisea, D. E., Senay, C., Parent, G. J., Winger, P. D., Linton, B., &amp; Kristinsson, K. (2022). Northwest Atlantic redfish science priorities for managing an </w:t>
      </w:r>
      <w:r>
        <w:lastRenderedPageBreak/>
        <w:t xml:space="preserve">enigmatic species complex. </w:t>
      </w:r>
      <w:r>
        <w:rPr>
          <w:i/>
          <w:iCs/>
        </w:rPr>
        <w:t>Canadian Journal of Fisheries and Aquatic Sciences</w:t>
      </w:r>
      <w:r>
        <w:t xml:space="preserve">, </w:t>
      </w:r>
      <w:r>
        <w:rPr>
          <w:i/>
          <w:iCs/>
        </w:rPr>
        <w:t>79</w:t>
      </w:r>
      <w:r>
        <w:t>(9), 1572–1589.</w:t>
      </w:r>
    </w:p>
    <w:p w14:paraId="5D4F9B3F" w14:textId="77777777" w:rsidR="00492B98" w:rsidRDefault="00000000">
      <w:pPr>
        <w:pStyle w:val="Bibliography"/>
      </w:pPr>
      <w:bookmarkStart w:id="122" w:name="ref-chadwick2007"/>
      <w:bookmarkEnd w:id="121"/>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5203A33E" w14:textId="77777777" w:rsidR="00492B98" w:rsidRDefault="00000000">
      <w:pPr>
        <w:pStyle w:val="Bibliography"/>
      </w:pPr>
      <w:bookmarkStart w:id="123" w:name="ref-chapman2018"/>
      <w:bookmarkEnd w:id="122"/>
      <w:r>
        <w:t xml:space="preserve">Chapman, E. J., &amp; Byron, C. J. (2018). The flexible application of carrying capacity in ecology. </w:t>
      </w:r>
      <w:r>
        <w:rPr>
          <w:i/>
          <w:iCs/>
        </w:rPr>
        <w:t>Global Ecology and Conservation</w:t>
      </w:r>
      <w:r>
        <w:t xml:space="preserve">, </w:t>
      </w:r>
      <w:r>
        <w:rPr>
          <w:i/>
          <w:iCs/>
        </w:rPr>
        <w:t>13</w:t>
      </w:r>
      <w:r>
        <w:t>, e00365.</w:t>
      </w:r>
    </w:p>
    <w:p w14:paraId="709A55D1" w14:textId="77777777" w:rsidR="00492B98" w:rsidRDefault="00000000">
      <w:pPr>
        <w:pStyle w:val="Bibliography"/>
      </w:pPr>
      <w:bookmarkStart w:id="124" w:name="ref-dawe2012"/>
      <w:bookmarkEnd w:id="123"/>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6BDB1A06" w14:textId="77777777" w:rsidR="00492B98" w:rsidRDefault="00000000">
      <w:pPr>
        <w:pStyle w:val="Bibliography"/>
      </w:pPr>
      <w:bookmarkStart w:id="125" w:name="ref-del2004"/>
      <w:bookmarkEnd w:id="124"/>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4F8255FC" w14:textId="77777777" w:rsidR="00492B98" w:rsidRDefault="00000000">
      <w:pPr>
        <w:pStyle w:val="Bibliography"/>
      </w:pPr>
      <w:bookmarkStart w:id="126" w:name="ref-fogarty2012"/>
      <w:bookmarkEnd w:id="125"/>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56297D7C" w14:textId="77777777" w:rsidR="00492B98" w:rsidRDefault="00000000">
      <w:pPr>
        <w:pStyle w:val="Bibliography"/>
      </w:pPr>
      <w:bookmarkStart w:id="127" w:name="ref-froese2017"/>
      <w:bookmarkEnd w:id="126"/>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10BFEF31" w14:textId="77777777" w:rsidR="00492B98" w:rsidRDefault="00000000">
      <w:pPr>
        <w:pStyle w:val="Bibliography"/>
      </w:pPr>
      <w:bookmarkStart w:id="128" w:name="ref-fulton2011"/>
      <w:bookmarkEnd w:id="127"/>
      <w:r>
        <w:t xml:space="preserve">Fulton, E. A., Link, J. S., Kaplan, I. C., Savina-Rolland, M., Johnson, P., Ainsworth, C., Horne, P., Gorton, R., Gamble, R. J., Smith, A. D., et al. (2011). Lessons in modelling and </w:t>
      </w:r>
      <w:r>
        <w:lastRenderedPageBreak/>
        <w:t xml:space="preserve">management of marine ecosystems: The atlantis experience. </w:t>
      </w:r>
      <w:r>
        <w:rPr>
          <w:i/>
          <w:iCs/>
        </w:rPr>
        <w:t>Fish and Fisheries</w:t>
      </w:r>
      <w:r>
        <w:t xml:space="preserve">, </w:t>
      </w:r>
      <w:r>
        <w:rPr>
          <w:i/>
          <w:iCs/>
        </w:rPr>
        <w:t>12</w:t>
      </w:r>
      <w:r>
        <w:t>(2), 171–188.</w:t>
      </w:r>
    </w:p>
    <w:p w14:paraId="2E47E8EB" w14:textId="77777777" w:rsidR="00492B98" w:rsidRDefault="00000000">
      <w:pPr>
        <w:pStyle w:val="Bibliography"/>
      </w:pPr>
      <w:bookmarkStart w:id="129" w:name="ref-gamble2009"/>
      <w:bookmarkEnd w:id="128"/>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17BF491A" w14:textId="77777777" w:rsidR="00492B98" w:rsidRDefault="00000000">
      <w:pPr>
        <w:pStyle w:val="Bibliography"/>
      </w:pPr>
      <w:bookmarkStart w:id="130" w:name="ref-gomes1995"/>
      <w:bookmarkEnd w:id="129"/>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20643A19" w14:textId="77777777" w:rsidR="00492B98" w:rsidRDefault="00000000">
      <w:pPr>
        <w:pStyle w:val="Bibliography"/>
      </w:pPr>
      <w:bookmarkStart w:id="131" w:name="ref-hilborn1995"/>
      <w:bookmarkEnd w:id="130"/>
      <w:r>
        <w:t xml:space="preserve">Hilborn, R., Walters, C. J., &amp; Ludwig, D. (1995). Sustainable exploitation of renewable resources. </w:t>
      </w:r>
      <w:r>
        <w:rPr>
          <w:i/>
          <w:iCs/>
        </w:rPr>
        <w:t>Annual Review of Ecology and Systematics</w:t>
      </w:r>
      <w:r>
        <w:t xml:space="preserve">, </w:t>
      </w:r>
      <w:r>
        <w:rPr>
          <w:i/>
          <w:iCs/>
        </w:rPr>
        <w:t>26</w:t>
      </w:r>
      <w:r>
        <w:t>(1), 45–67.</w:t>
      </w:r>
    </w:p>
    <w:p w14:paraId="401587C8" w14:textId="77777777" w:rsidR="00492B98" w:rsidRDefault="00000000">
      <w:pPr>
        <w:pStyle w:val="Bibliography"/>
      </w:pPr>
      <w:bookmarkStart w:id="132" w:name="ref-hutchings1996"/>
      <w:bookmarkEnd w:id="131"/>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1506CE10" w14:textId="77777777" w:rsidR="00492B98" w:rsidRDefault="00000000">
      <w:pPr>
        <w:pStyle w:val="Bibliography"/>
      </w:pPr>
      <w:bookmarkStart w:id="133" w:name="ref-hutchings2021"/>
      <w:bookmarkEnd w:id="132"/>
      <w:r>
        <w:t xml:space="preserve">Hutchings, J. A. (2021). </w:t>
      </w:r>
      <w:r>
        <w:rPr>
          <w:i/>
          <w:iCs/>
        </w:rPr>
        <w:t>A primer of life histories: Ecology, evolution, and application</w:t>
      </w:r>
      <w:r>
        <w:t>. Oxford University Press.</w:t>
      </w:r>
    </w:p>
    <w:p w14:paraId="411BFD73" w14:textId="77777777" w:rsidR="00492B98" w:rsidRDefault="00000000">
      <w:pPr>
        <w:pStyle w:val="Bibliography"/>
      </w:pPr>
      <w:bookmarkStart w:id="134" w:name="ref-kell2016"/>
      <w:bookmarkEnd w:id="133"/>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69D7031C" w14:textId="77777777" w:rsidR="00492B98" w:rsidRDefault="00000000">
      <w:pPr>
        <w:pStyle w:val="Bibliography"/>
      </w:pPr>
      <w:bookmarkStart w:id="135" w:name="ref-kristensen2015"/>
      <w:bookmarkEnd w:id="134"/>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3">
        <w:r>
          <w:rPr>
            <w:rStyle w:val="Hyperlink"/>
          </w:rPr>
          <w:t>https://doi.org/10.18637/jss.v070.i05</w:t>
        </w:r>
      </w:hyperlink>
    </w:p>
    <w:p w14:paraId="789F3D4F" w14:textId="77777777" w:rsidR="00492B98" w:rsidRDefault="00000000">
      <w:pPr>
        <w:pStyle w:val="Bibliography"/>
      </w:pPr>
      <w:bookmarkStart w:id="136" w:name="ref-latour2003"/>
      <w:bookmarkEnd w:id="135"/>
      <w:r>
        <w:lastRenderedPageBreak/>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0FFFEE5F" w14:textId="77777777" w:rsidR="00492B98" w:rsidRDefault="00000000">
      <w:pPr>
        <w:pStyle w:val="Bibliography"/>
      </w:pPr>
      <w:bookmarkStart w:id="137" w:name="ref-lear1998"/>
      <w:bookmarkEnd w:id="136"/>
      <w:r>
        <w:t xml:space="preserve">Lear, W. H. (1998). History of fisheries in the northwest atlantic: The 500-year perspective. </w:t>
      </w:r>
      <w:r>
        <w:rPr>
          <w:i/>
          <w:iCs/>
        </w:rPr>
        <w:t>Journal of Northwest Atlantic Fishery Science</w:t>
      </w:r>
      <w:r>
        <w:t xml:space="preserve">, </w:t>
      </w:r>
      <w:r>
        <w:rPr>
          <w:i/>
          <w:iCs/>
        </w:rPr>
        <w:t>23</w:t>
      </w:r>
      <w:r>
        <w:t>.</w:t>
      </w:r>
    </w:p>
    <w:p w14:paraId="686870ED" w14:textId="77777777" w:rsidR="00492B98" w:rsidRDefault="00000000">
      <w:pPr>
        <w:pStyle w:val="Bibliography"/>
      </w:pPr>
      <w:bookmarkStart w:id="138" w:name="ref-licandeo2020"/>
      <w:bookmarkEnd w:id="137"/>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09C119B4" w14:textId="77777777" w:rsidR="00492B98" w:rsidRDefault="00000000">
      <w:pPr>
        <w:pStyle w:val="Bibliography"/>
      </w:pPr>
      <w:bookmarkStart w:id="139" w:name="ref-link2019"/>
      <w:bookmarkEnd w:id="138"/>
      <w:r>
        <w:t xml:space="preserve">Link, J., &amp; Sherwood, G. (2019). Feeding, growth, and trophic ecology. In G. A. Rose (Ed.), </w:t>
      </w:r>
      <w:r>
        <w:rPr>
          <w:i/>
          <w:iCs/>
        </w:rPr>
        <w:t>Atlantic cod: A bio-ecology</w:t>
      </w:r>
      <w:r>
        <w:t xml:space="preserve"> (pp. 219–286). John Wiley &amp; Sons.</w:t>
      </w:r>
    </w:p>
    <w:p w14:paraId="5003CD8E" w14:textId="77777777" w:rsidR="00492B98" w:rsidRDefault="00000000">
      <w:pPr>
        <w:pStyle w:val="Bibliography"/>
      </w:pPr>
      <w:bookmarkStart w:id="140" w:name="ref-lotka1925"/>
      <w:bookmarkEnd w:id="139"/>
      <w:r>
        <w:t xml:space="preserve">Lotka, A. J. (1925). </w:t>
      </w:r>
      <w:r>
        <w:rPr>
          <w:i/>
          <w:iCs/>
        </w:rPr>
        <w:t>Elements of physical biology</w:t>
      </w:r>
      <w:r>
        <w:t>. Williams &amp; Wilkins.</w:t>
      </w:r>
    </w:p>
    <w:p w14:paraId="3CF19F25" w14:textId="77777777" w:rsidR="00492B98" w:rsidRDefault="00000000">
      <w:pPr>
        <w:pStyle w:val="Bibliography"/>
      </w:pPr>
      <w:bookmarkStart w:id="141" w:name="ref-millar2000"/>
      <w:bookmarkEnd w:id="140"/>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1C733120" w14:textId="77777777" w:rsidR="00492B98" w:rsidRDefault="00000000">
      <w:pPr>
        <w:pStyle w:val="Bibliography"/>
      </w:pPr>
      <w:bookmarkStart w:id="142" w:name="ref-morgan2002"/>
      <w:bookmarkEnd w:id="141"/>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0A305492" w14:textId="77777777" w:rsidR="00492B98" w:rsidRDefault="00000000">
      <w:pPr>
        <w:pStyle w:val="Bibliography"/>
      </w:pPr>
      <w:bookmarkStart w:id="143" w:name="ref-mueter2006"/>
      <w:bookmarkEnd w:id="142"/>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7B292480" w14:textId="77777777" w:rsidR="00492B98" w:rsidRDefault="00000000">
      <w:pPr>
        <w:pStyle w:val="Bibliography"/>
      </w:pPr>
      <w:bookmarkStart w:id="144" w:name="ref-mullowney2014"/>
      <w:bookmarkEnd w:id="143"/>
      <w:r>
        <w:lastRenderedPageBreak/>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746A3CEE" w14:textId="77777777" w:rsidR="00492B98" w:rsidRPr="00601473" w:rsidRDefault="00000000">
      <w:pPr>
        <w:pStyle w:val="Bibliography"/>
        <w:rPr>
          <w:lang w:val="fr-FR"/>
        </w:rPr>
      </w:pPr>
      <w:bookmarkStart w:id="145" w:name="ref-nafo2019"/>
      <w:bookmarkEnd w:id="144"/>
      <w:r>
        <w:t xml:space="preserve">NAFO. (2019). Report of the Scientific Council, 31 May – 13 June 2019, Halifax, Canada. </w:t>
      </w:r>
      <w:r w:rsidRPr="00601473">
        <w:rPr>
          <w:i/>
          <w:iCs/>
          <w:lang w:val="fr-FR"/>
        </w:rPr>
        <w:t>NAFO SCS Doc</w:t>
      </w:r>
      <w:r w:rsidRPr="00601473">
        <w:rPr>
          <w:lang w:val="fr-FR"/>
        </w:rPr>
        <w:t xml:space="preserve">, </w:t>
      </w:r>
      <w:r w:rsidRPr="00601473">
        <w:rPr>
          <w:i/>
          <w:iCs/>
          <w:lang w:val="fr-FR"/>
        </w:rPr>
        <w:t>19/20</w:t>
      </w:r>
      <w:r w:rsidRPr="00601473">
        <w:rPr>
          <w:lang w:val="fr-FR"/>
        </w:rPr>
        <w:t xml:space="preserve">. </w:t>
      </w:r>
      <w:hyperlink r:id="rId14">
        <w:r w:rsidRPr="00601473">
          <w:rPr>
            <w:rStyle w:val="Hyperlink"/>
            <w:lang w:val="fr-FR"/>
          </w:rPr>
          <w:t>https://www.nafo.int/Portals/0/PDFs/sc/2019/scs19-20.pdf</w:t>
        </w:r>
      </w:hyperlink>
    </w:p>
    <w:p w14:paraId="2AB06F2C" w14:textId="77777777" w:rsidR="00492B98" w:rsidRDefault="00000000">
      <w:pPr>
        <w:pStyle w:val="Bibliography"/>
      </w:pPr>
      <w:bookmarkStart w:id="146" w:name="ref-pauly2021"/>
      <w:bookmarkEnd w:id="145"/>
      <w:r>
        <w:t xml:space="preserve">Pauly, D., &amp; Froese, R. (2021). MSY needs no epitaph—but it was abused. </w:t>
      </w:r>
      <w:r>
        <w:rPr>
          <w:i/>
          <w:iCs/>
        </w:rPr>
        <w:t>ICES Journal of Marine Science</w:t>
      </w:r>
      <w:r>
        <w:t xml:space="preserve">, </w:t>
      </w:r>
      <w:r>
        <w:rPr>
          <w:i/>
          <w:iCs/>
        </w:rPr>
        <w:t>78</w:t>
      </w:r>
      <w:r>
        <w:t>(6), 2204–2210.</w:t>
      </w:r>
    </w:p>
    <w:p w14:paraId="4DA5B670" w14:textId="77777777" w:rsidR="00492B98" w:rsidRDefault="00000000">
      <w:pPr>
        <w:pStyle w:val="Bibliography"/>
      </w:pPr>
      <w:bookmarkStart w:id="147" w:name="ref-pedersen2017"/>
      <w:bookmarkEnd w:id="146"/>
      <w:r>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6954BD27" w14:textId="77777777" w:rsidR="00492B98" w:rsidRDefault="00000000">
      <w:pPr>
        <w:pStyle w:val="Bibliography"/>
      </w:pPr>
      <w:bookmarkStart w:id="148" w:name="ref-pepin2014"/>
      <w:bookmarkEnd w:id="147"/>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72E97288" w14:textId="77777777" w:rsidR="00492B98" w:rsidRDefault="00000000">
      <w:pPr>
        <w:pStyle w:val="Bibliography"/>
      </w:pPr>
      <w:bookmarkStart w:id="149" w:name="ref-pikitch2004"/>
      <w:bookmarkEnd w:id="148"/>
      <w:r>
        <w:t xml:space="preserve">Pikitch, E. K., Santora, C., Babcock, E. A., Bakun, A., Bonfil, R., Conover, D. O., Dayton, P., Doukakis, P., Fluharty, D., Heneman, B., et al. (2004). Ecosystem-based fishery management. In </w:t>
      </w:r>
      <w:r>
        <w:rPr>
          <w:i/>
          <w:iCs/>
        </w:rPr>
        <w:t>Science</w:t>
      </w:r>
      <w:r>
        <w:t xml:space="preserve"> (No. 5682; Vol. 305, pp. 346–347). American Association for the Advancement of Science.</w:t>
      </w:r>
    </w:p>
    <w:p w14:paraId="00DBC4CB" w14:textId="77777777" w:rsidR="00492B98" w:rsidRDefault="00000000">
      <w:pPr>
        <w:pStyle w:val="Bibliography"/>
      </w:pPr>
      <w:bookmarkStart w:id="150" w:name="ref-pinsky2021"/>
      <w:bookmarkEnd w:id="149"/>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0A195D1E" w14:textId="77777777" w:rsidR="00492B98" w:rsidRDefault="00000000">
      <w:pPr>
        <w:pStyle w:val="Bibliography"/>
      </w:pPr>
      <w:bookmarkStart w:id="151" w:name="ref-R"/>
      <w:bookmarkEnd w:id="150"/>
      <w:r>
        <w:lastRenderedPageBreak/>
        <w:t xml:space="preserve">R Core Team. (2021). </w:t>
      </w:r>
      <w:r>
        <w:rPr>
          <w:i/>
          <w:iCs/>
        </w:rPr>
        <w:t>R: A language and environment for statistical computing</w:t>
      </w:r>
      <w:r>
        <w:t xml:space="preserve">. R Foundation for Statistical Computing. </w:t>
      </w:r>
      <w:hyperlink r:id="rId15">
        <w:r>
          <w:rPr>
            <w:rStyle w:val="Hyperlink"/>
          </w:rPr>
          <w:t>https://www.R-project.org/</w:t>
        </w:r>
      </w:hyperlink>
    </w:p>
    <w:p w14:paraId="0A15F250" w14:textId="77777777" w:rsidR="00492B98" w:rsidRDefault="00000000">
      <w:pPr>
        <w:pStyle w:val="Bibliography"/>
      </w:pPr>
      <w:bookmarkStart w:id="152" w:name="ref-regular2021"/>
      <w:bookmarkEnd w:id="151"/>
      <w:r>
        <w:t xml:space="preserve">Regular, P. M., Buren, A. D., Dwyer, K. S., Cadigan, N. G., Gregory, R. S., Koen-Alonso, M., Rideout, R. M., Robertson, G. J., Robertson, M. D., Stenson, G. B., Wheeland, L. J., &amp; Zhang, F. (2021). Indexing starvation mortality to assess its role in the population regulation of northern cod. </w:t>
      </w:r>
      <w:r>
        <w:rPr>
          <w:i/>
          <w:iCs/>
        </w:rPr>
        <w:t>Fisheries Research</w:t>
      </w:r>
      <w:r>
        <w:t xml:space="preserve">, </w:t>
      </w:r>
      <w:r>
        <w:rPr>
          <w:i/>
          <w:iCs/>
        </w:rPr>
        <w:t>247</w:t>
      </w:r>
      <w:r>
        <w:t>, 106180. https://doi.org/</w:t>
      </w:r>
      <w:hyperlink r:id="rId16">
        <w:r>
          <w:rPr>
            <w:rStyle w:val="Hyperlink"/>
          </w:rPr>
          <w:t>https://doi.org/10.1016/j.fishres.2021.106180</w:t>
        </w:r>
      </w:hyperlink>
    </w:p>
    <w:p w14:paraId="06FD9EB3" w14:textId="77777777" w:rsidR="00492B98" w:rsidRDefault="00000000">
      <w:pPr>
        <w:pStyle w:val="Bibliography"/>
      </w:pPr>
      <w:bookmarkStart w:id="153" w:name="ref-rose2004"/>
      <w:bookmarkEnd w:id="152"/>
      <w:r>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4ABDFAA0" w14:textId="77777777" w:rsidR="00492B98" w:rsidRDefault="00000000">
      <w:pPr>
        <w:pStyle w:val="Bibliography"/>
      </w:pPr>
      <w:bookmarkStart w:id="154" w:name="ref-schaefer1954"/>
      <w:bookmarkEnd w:id="153"/>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7544BA27" w14:textId="77777777" w:rsidR="00492B98" w:rsidRDefault="00000000">
      <w:pPr>
        <w:pStyle w:val="Bibliography"/>
      </w:pPr>
      <w:bookmarkStart w:id="155" w:name="ref-scheffer2015"/>
      <w:bookmarkEnd w:id="154"/>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68A67396" w14:textId="77777777" w:rsidR="00492B98" w:rsidRDefault="00000000">
      <w:pPr>
        <w:pStyle w:val="Bibliography"/>
      </w:pPr>
      <w:bookmarkStart w:id="156" w:name="ref-scheffer2003"/>
      <w:bookmarkEnd w:id="155"/>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54AD206D" w14:textId="77777777" w:rsidR="00492B98" w:rsidRDefault="00000000">
      <w:pPr>
        <w:pStyle w:val="Bibliography"/>
      </w:pPr>
      <w:bookmarkStart w:id="157" w:name="ref-schijns2021"/>
      <w:bookmarkEnd w:id="156"/>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10C1D4C3" w14:textId="77777777" w:rsidR="00492B98" w:rsidRDefault="00000000">
      <w:pPr>
        <w:pStyle w:val="Bibliography"/>
      </w:pPr>
      <w:bookmarkStart w:id="158" w:name="ref-schindler2010"/>
      <w:bookmarkEnd w:id="157"/>
      <w:r>
        <w:lastRenderedPageBreak/>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770BE42D" w14:textId="77777777" w:rsidR="00492B98" w:rsidRDefault="00000000">
      <w:pPr>
        <w:pStyle w:val="Bibliography"/>
      </w:pPr>
      <w:bookmarkStart w:id="159" w:name="ref-smith1981"/>
      <w:bookmarkEnd w:id="158"/>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1E3D7A0D" w14:textId="77777777" w:rsidR="00492B98" w:rsidRDefault="00000000">
      <w:pPr>
        <w:pStyle w:val="Bibliography"/>
      </w:pPr>
      <w:bookmarkStart w:id="160" w:name="ref-thorson2020"/>
      <w:bookmarkEnd w:id="159"/>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3780072F" w14:textId="77777777" w:rsidR="00492B98" w:rsidRDefault="00000000">
      <w:pPr>
        <w:pStyle w:val="Bibliography"/>
      </w:pPr>
      <w:bookmarkStart w:id="161" w:name="ref-volterra1926"/>
      <w:bookmarkEnd w:id="160"/>
      <w:r>
        <w:t xml:space="preserve">Volterra, V. (1926). Fluctuations in the abundance of a species considered mathematically. </w:t>
      </w:r>
      <w:r>
        <w:rPr>
          <w:i/>
          <w:iCs/>
        </w:rPr>
        <w:t>Nature</w:t>
      </w:r>
      <w:r>
        <w:t xml:space="preserve">, </w:t>
      </w:r>
      <w:r>
        <w:rPr>
          <w:i/>
          <w:iCs/>
        </w:rPr>
        <w:t>118</w:t>
      </w:r>
      <w:r>
        <w:t>(2972), 558–560.</w:t>
      </w:r>
    </w:p>
    <w:p w14:paraId="45A07456" w14:textId="77777777" w:rsidR="00492B98" w:rsidRDefault="00000000">
      <w:pPr>
        <w:pStyle w:val="Bibliography"/>
      </w:pPr>
      <w:bookmarkStart w:id="162" w:name="ref-walsh1992"/>
      <w:bookmarkEnd w:id="161"/>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379BCE0D" w14:textId="77777777" w:rsidR="00492B98" w:rsidRDefault="00000000">
      <w:pPr>
        <w:pStyle w:val="Bibliography"/>
      </w:pPr>
      <w:bookmarkStart w:id="163" w:name="ref-winker2018"/>
      <w:bookmarkEnd w:id="162"/>
      <w:r>
        <w:t xml:space="preserve">Winker, H., Carvalho, F., &amp; Kapur, M. (2018). JABBA: Just another bayesian biomass assessment. </w:t>
      </w:r>
      <w:r>
        <w:rPr>
          <w:i/>
          <w:iCs/>
        </w:rPr>
        <w:t>Fisheries Research</w:t>
      </w:r>
      <w:r>
        <w:t xml:space="preserve">, </w:t>
      </w:r>
      <w:r>
        <w:rPr>
          <w:i/>
          <w:iCs/>
        </w:rPr>
        <w:t>204</w:t>
      </w:r>
      <w:r>
        <w:t>, 275–288.</w:t>
      </w:r>
    </w:p>
    <w:bookmarkEnd w:id="115"/>
    <w:bookmarkEnd w:id="163"/>
    <w:p w14:paraId="6F3C9526" w14:textId="77777777" w:rsidR="00492B98" w:rsidRDefault="00000000">
      <w:r>
        <w:br w:type="page"/>
      </w:r>
    </w:p>
    <w:p w14:paraId="0232B723" w14:textId="77777777" w:rsidR="00492B98" w:rsidRDefault="00000000">
      <w:pPr>
        <w:pStyle w:val="Heading1"/>
      </w:pPr>
      <w:bookmarkStart w:id="164" w:name="figures"/>
      <w:bookmarkEnd w:id="113"/>
      <w:r>
        <w:lastRenderedPageBreak/>
        <w:t>Figures</w:t>
      </w:r>
    </w:p>
    <w:p w14:paraId="6EA87594" w14:textId="77777777" w:rsidR="00492B98" w:rsidRDefault="00000000">
      <w:pPr>
        <w:pStyle w:val="CaptionedFigure"/>
      </w:pPr>
      <w:r>
        <w:rPr>
          <w:noProof/>
        </w:rPr>
        <w:drawing>
          <wp:inline distT="0" distB="0" distL="0" distR="0" wp14:anchorId="71B1015A" wp14:editId="2E8DC465">
            <wp:extent cx="3599999" cy="4092857"/>
            <wp:effectExtent l="0" t="0" r="0" b="0"/>
            <wp:docPr id="94"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95" name="Picture" descr="C:/Users/RegularP/Documents/PROJECTS/multispic/analysis/paper/figures/epu_map.png"/>
                    <pic:cNvPicPr>
                      <a:picLocks noChangeAspect="1" noChangeArrowheads="1"/>
                    </pic:cNvPicPr>
                  </pic:nvPicPr>
                  <pic:blipFill>
                    <a:blip r:embed="rId17"/>
                    <a:stretch>
                      <a:fillRect/>
                    </a:stretch>
                  </pic:blipFill>
                  <pic:spPr bwMode="auto">
                    <a:xfrm>
                      <a:off x="0" y="0"/>
                      <a:ext cx="3599999" cy="4092857"/>
                    </a:xfrm>
                    <a:prstGeom prst="rect">
                      <a:avLst/>
                    </a:prstGeom>
                    <a:noFill/>
                    <a:ln w="9525">
                      <a:noFill/>
                      <a:headEnd/>
                      <a:tailEnd/>
                    </a:ln>
                  </pic:spPr>
                </pic:pic>
              </a:graphicData>
            </a:graphic>
          </wp:inline>
        </w:drawing>
      </w:r>
    </w:p>
    <w:p w14:paraId="4FB3B3FD" w14:textId="77777777" w:rsidR="00492B98" w:rsidRDefault="00000000">
      <w:pPr>
        <w:pStyle w:val="ImageCaption"/>
      </w:pPr>
      <w:r>
        <w:t>Fig 1: Map of Newfoundland and Labrador (NL) case study area showing the Northeast NL Shelf (purple), Grand Bank (green), and Southern NL (yellow) ecosystem production units.</w:t>
      </w:r>
    </w:p>
    <w:p w14:paraId="3C0CE02E" w14:textId="77777777" w:rsidR="00492B98" w:rsidRDefault="00000000">
      <w:pPr>
        <w:pStyle w:val="CaptionedFigure"/>
      </w:pPr>
      <w:r>
        <w:rPr>
          <w:noProof/>
        </w:rPr>
        <w:lastRenderedPageBreak/>
        <w:drawing>
          <wp:inline distT="0" distB="0" distL="0" distR="0" wp14:anchorId="0FB42359" wp14:editId="0CBCB9D8">
            <wp:extent cx="5943600" cy="2773680"/>
            <wp:effectExtent l="0" t="0" r="0" b="0"/>
            <wp:docPr id="9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98" name="Picture" descr="C:/Users/RegularP/Documents/PROJECTS/multispic/analysis/paper/figures/score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5501146F" w14:textId="77777777" w:rsidR="00492B98" w:rsidRDefault="00000000">
      <w:pPr>
        <w:pStyle w:val="ImageCaption"/>
      </w:pPr>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2579CA5B" w14:textId="77777777" w:rsidR="00492B98" w:rsidRDefault="00000000">
      <w:pPr>
        <w:pStyle w:val="CaptionedFigure"/>
      </w:pPr>
      <w:r>
        <w:rPr>
          <w:noProof/>
        </w:rPr>
        <w:lastRenderedPageBreak/>
        <w:drawing>
          <wp:inline distT="0" distB="0" distL="0" distR="0" wp14:anchorId="3F3242E6" wp14:editId="063D4A93">
            <wp:extent cx="5943600" cy="4160520"/>
            <wp:effectExtent l="0" t="0" r="0" b="0"/>
            <wp:docPr id="100"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01" name="Picture" descr="C:/Users/RegularP/Documents/PROJECTS/multispic/analysis/paper/figures/survey_trend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C54CB57" w14:textId="77777777" w:rsidR="00492B98" w:rsidRDefault="00000000">
      <w:pPr>
        <w:pStyle w:val="ImageCaption"/>
      </w:pPr>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6C09B0FA" w14:textId="77777777" w:rsidR="00492B98" w:rsidRDefault="00000000">
      <w:pPr>
        <w:pStyle w:val="CaptionedFigure"/>
      </w:pPr>
      <w:r>
        <w:rPr>
          <w:noProof/>
        </w:rPr>
        <w:lastRenderedPageBreak/>
        <w:drawing>
          <wp:inline distT="0" distB="0" distL="0" distR="0" wp14:anchorId="786294C8" wp14:editId="78F2C360">
            <wp:extent cx="5943600" cy="4160520"/>
            <wp:effectExtent l="0" t="0" r="0" b="0"/>
            <wp:docPr id="10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pop_trend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AD767FF" w14:textId="77777777" w:rsidR="00492B98" w:rsidRDefault="00000000">
      <w:pPr>
        <w:pStyle w:val="ImageCaption"/>
      </w:pPr>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4BD812C" w14:textId="77777777" w:rsidR="00492B98" w:rsidRDefault="00000000">
      <w:pPr>
        <w:pStyle w:val="CaptionedFigure"/>
      </w:pPr>
      <w:r>
        <w:rPr>
          <w:noProof/>
        </w:rPr>
        <w:lastRenderedPageBreak/>
        <w:drawing>
          <wp:inline distT="0" distB="0" distL="0" distR="0" wp14:anchorId="143E2A7F" wp14:editId="2FF0FDEA">
            <wp:extent cx="5943600" cy="3200400"/>
            <wp:effectExtent l="0" t="0" r="0" b="0"/>
            <wp:docPr id="106"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07" name="Picture" descr="C:/Users/RegularP/Documents/PROJECTS/multispic/analysis/paper/figures/pe_cor.svg"/>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35113F2A" w14:textId="77777777" w:rsidR="00492B98" w:rsidRDefault="00000000">
      <w:pPr>
        <w:pStyle w:val="ImageCaption"/>
      </w:pPr>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164"/>
    </w:p>
    <w:sectPr w:rsidR="00492B98" w:rsidSect="00E63332">
      <w:footerReference w:type="default" r:id="rId2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Rideout, Rick" w:date="2023-07-20T07:52:00Z" w:initials="RR">
    <w:p w14:paraId="7F77E7B7" w14:textId="1F9040B4" w:rsidR="00585F39" w:rsidRDefault="00585F39">
      <w:pPr>
        <w:pStyle w:val="CommentText"/>
      </w:pPr>
      <w:r>
        <w:rPr>
          <w:rStyle w:val="CommentReference"/>
        </w:rPr>
        <w:annotationRef/>
      </w:r>
      <w:r>
        <w:t>Is this the right word?</w:t>
      </w:r>
    </w:p>
  </w:comment>
  <w:comment w:id="14" w:author="Rideout, Rick" w:date="2023-07-20T07:55:00Z" w:initials="RR">
    <w:p w14:paraId="582FCAA0" w14:textId="00338243" w:rsidR="00585F39" w:rsidRDefault="00585F39">
      <w:pPr>
        <w:pStyle w:val="CommentText"/>
      </w:pPr>
      <w:r>
        <w:rPr>
          <w:rStyle w:val="CommentReference"/>
        </w:rPr>
        <w:annotationRef/>
      </w:r>
      <w:r>
        <w:t>I guess common trends could imply overfishing for all stocks? Might need to hint at some species being exploited at higher levels than others but all stocks showed similar trends – similar trends indicative of a common environmental driver.</w:t>
      </w:r>
    </w:p>
  </w:comment>
  <w:comment w:id="17" w:author="Rideout, Rick" w:date="2023-07-20T08:01:00Z" w:initials="RR">
    <w:p w14:paraId="3700D15D" w14:textId="592A98FC" w:rsidR="00DE7CB0" w:rsidRDefault="00DE7CB0">
      <w:pPr>
        <w:pStyle w:val="CommentText"/>
      </w:pPr>
      <w:r>
        <w:rPr>
          <w:rStyle w:val="CommentReference"/>
        </w:rPr>
        <w:annotationRef/>
      </w:r>
      <w:r>
        <w:t>??? not sure what this statement means? Still required time series data for all of these species. I guess it is hinting at not needing to understand community dynamics and species interactions, etc.?</w:t>
      </w:r>
    </w:p>
  </w:comment>
  <w:comment w:id="22" w:author="Rideout, Rick" w:date="2023-07-20T08:10:00Z" w:initials="RR">
    <w:p w14:paraId="68E0216F" w14:textId="67318BBA" w:rsidR="00E7246B" w:rsidRDefault="00E7246B">
      <w:pPr>
        <w:pStyle w:val="CommentText"/>
      </w:pPr>
      <w:r>
        <w:rPr>
          <w:rStyle w:val="CommentReference"/>
        </w:rPr>
        <w:annotationRef/>
      </w:r>
      <w:r>
        <w:t>Probably my thinking on this has always been wrong but I thought surplus production was essentially the production (i.e. biomass produced) beyond what the population needs to replenish itself. Is that really the same as saying ‘more offspring than an environment can sustain’? I don’t know but the wording hit me a bit strange.</w:t>
      </w:r>
    </w:p>
  </w:comment>
  <w:comment w:id="25" w:author="Rideout, Rick" w:date="2023-07-20T08:17:00Z" w:initials="RR">
    <w:p w14:paraId="3C6E00D8" w14:textId="3DDAECA8" w:rsidR="00E7246B" w:rsidRDefault="00E7246B">
      <w:pPr>
        <w:pStyle w:val="CommentText"/>
      </w:pPr>
      <w:r>
        <w:rPr>
          <w:rStyle w:val="CommentReference"/>
        </w:rPr>
        <w:annotationRef/>
      </w:r>
      <w:r>
        <w:t>Are we missing the fact that probably most, if not all, environments tend to be variable?</w:t>
      </w:r>
    </w:p>
  </w:comment>
  <w:comment w:id="28" w:author="Rideout, Rick" w:date="2023-07-20T08:24:00Z" w:initials="RR">
    <w:p w14:paraId="0182B2F1" w14:textId="598B4EBB" w:rsidR="00C4225B" w:rsidRDefault="00C4225B">
      <w:pPr>
        <w:pStyle w:val="CommentText"/>
      </w:pPr>
      <w:r>
        <w:rPr>
          <w:rStyle w:val="CommentReference"/>
        </w:rPr>
        <w:annotationRef/>
      </w:r>
      <w:r>
        <w:t>I am not sure of the wording here. Certainly I don’t think that we can refer to the Grand Bank as a data poor system (my opinion). Maybe what we want to say here is the need to be able to do this without necessarily having the data/knowledge to fully be able to quantify species interactions/food web ecology, etc.?</w:t>
      </w:r>
    </w:p>
  </w:comment>
  <w:comment w:id="31" w:author="Rideout, Rick" w:date="2023-07-20T08:34:00Z" w:initials="RR">
    <w:p w14:paraId="2CAD7DA7" w14:textId="6D39E070" w:rsidR="00C344B2" w:rsidRDefault="00C344B2">
      <w:pPr>
        <w:pStyle w:val="CommentText"/>
      </w:pPr>
      <w:r>
        <w:rPr>
          <w:rStyle w:val="CommentReference"/>
        </w:rPr>
        <w:annotationRef/>
      </w:r>
      <w:r>
        <w:t>This is fine for the abstract but should we be more specific here?</w:t>
      </w:r>
    </w:p>
  </w:comment>
  <w:comment w:id="34" w:author="Rideout, Rick" w:date="2023-07-20T08:34:00Z" w:initials="RR">
    <w:p w14:paraId="48CE7BF4" w14:textId="3D320216" w:rsidR="00C344B2" w:rsidRDefault="00C344B2">
      <w:pPr>
        <w:pStyle w:val="CommentText"/>
      </w:pPr>
      <w:r>
        <w:rPr>
          <w:rStyle w:val="CommentReference"/>
        </w:rPr>
        <w:annotationRef/>
      </w:r>
      <w:r>
        <w:t>Same as above.</w:t>
      </w:r>
    </w:p>
  </w:comment>
  <w:comment w:id="37" w:author="Rideout, Rick" w:date="2023-07-20T08:43:00Z" w:initials="RR">
    <w:p w14:paraId="47DC0447" w14:textId="6A7EA4CA" w:rsidR="001C047C" w:rsidRDefault="001C047C">
      <w:pPr>
        <w:pStyle w:val="CommentText"/>
      </w:pPr>
      <w:r>
        <w:rPr>
          <w:rStyle w:val="CommentReference"/>
        </w:rPr>
        <w:annotationRef/>
      </w:r>
      <w:r>
        <w:t>Maybe it is not necessary, but this could be a place to introduce the idea that multiple species can rely on the same prey, etc. and essentially occupy the same ecosystem role, etc. Wouldn’t require a lot of text. I’m sure Mariano has plenty of work that could be cited here.</w:t>
      </w:r>
    </w:p>
  </w:comment>
  <w:comment w:id="38" w:author="Rideout, Rick" w:date="2023-07-20T08:55:00Z" w:initials="RR">
    <w:p w14:paraId="0F2401C0" w14:textId="26F1558C" w:rsidR="009F40EA" w:rsidRDefault="009F40EA">
      <w:pPr>
        <w:pStyle w:val="CommentText"/>
      </w:pPr>
      <w:r>
        <w:rPr>
          <w:rStyle w:val="CommentReference"/>
        </w:rPr>
        <w:annotationRef/>
      </w:r>
      <w:r>
        <w:t>Does this need to be Ks? If so then needs to be changed below as well.</w:t>
      </w:r>
    </w:p>
  </w:comment>
  <w:comment w:id="39" w:author="Rideout, Rick" w:date="2023-07-20T08:47:00Z" w:initials="RR">
    <w:p w14:paraId="70B241A6" w14:textId="0150869E" w:rsidR="001C047C" w:rsidRDefault="001C047C">
      <w:pPr>
        <w:pStyle w:val="CommentText"/>
      </w:pPr>
      <w:r>
        <w:rPr>
          <w:rStyle w:val="CommentReference"/>
        </w:rPr>
        <w:annotationRef/>
      </w:r>
      <w:r>
        <w:t xml:space="preserve">Are we talking about a single population here? Or is the definition of ‘population’ being extended here to multiple species? </w:t>
      </w:r>
      <w:r w:rsidR="009F40EA">
        <w:t>Might require some rewording… Or is it as simple as saying ‘a’ population in the system?</w:t>
      </w:r>
    </w:p>
  </w:comment>
  <w:comment w:id="43" w:author="Rideout, Rick" w:date="2023-07-20T09:06:00Z" w:initials="RR">
    <w:p w14:paraId="31D47B65" w14:textId="14BC2CA6" w:rsidR="000B6A75" w:rsidRDefault="000B6A75">
      <w:pPr>
        <w:pStyle w:val="CommentText"/>
      </w:pPr>
      <w:r>
        <w:rPr>
          <w:rStyle w:val="CommentReference"/>
        </w:rPr>
        <w:annotationRef/>
      </w:r>
      <w:r>
        <w:t>Are we really trying to say if there are ‘trends’ in the process error over time? I guess things could change ‘slowly’ back and forth through time and still not show a trend.</w:t>
      </w:r>
    </w:p>
  </w:comment>
  <w:comment w:id="44" w:author="Rideout, Rick" w:date="2023-07-20T09:11:00Z" w:initials="RR">
    <w:p w14:paraId="403A7389" w14:textId="317E39A0" w:rsidR="005F7607" w:rsidRDefault="005F7607">
      <w:pPr>
        <w:pStyle w:val="CommentText"/>
      </w:pPr>
      <w:r>
        <w:rPr>
          <w:rStyle w:val="CommentReference"/>
        </w:rPr>
        <w:annotationRef/>
      </w:r>
      <w:r>
        <w:t>Correct subscripts?? Looks strange.</w:t>
      </w:r>
      <w:r w:rsidR="00884AED">
        <w:t xml:space="preserve"> I probably just read things wrong but I got the vibe that sometimes s is referring to a species-specific process and sometimes s is referring to the system. Sorry, I will read again when I have a chance.</w:t>
      </w:r>
    </w:p>
  </w:comment>
  <w:comment w:id="46" w:author="Rideout, Rick" w:date="2023-07-20T09:23:00Z" w:initials="RR">
    <w:p w14:paraId="7D716516" w14:textId="6C07C193" w:rsidR="00884AED" w:rsidRDefault="00884AED">
      <w:pPr>
        <w:pStyle w:val="CommentText"/>
      </w:pPr>
      <w:r>
        <w:rPr>
          <w:rStyle w:val="CommentReference"/>
        </w:rPr>
        <w:annotationRef/>
      </w:r>
      <w:r>
        <w:t>‘as’ was used a couple times in this statement</w:t>
      </w:r>
    </w:p>
  </w:comment>
  <w:comment w:id="67" w:author="Rideout, Rick" w:date="2023-07-20T09:44:00Z" w:initials="RR">
    <w:p w14:paraId="4BE7B0C1" w14:textId="6D63FC43" w:rsidR="0032584E" w:rsidRDefault="0032584E">
      <w:pPr>
        <w:pStyle w:val="CommentText"/>
      </w:pPr>
      <w:r>
        <w:rPr>
          <w:rStyle w:val="CommentReference"/>
        </w:rPr>
        <w:annotationRef/>
      </w:r>
      <w:r>
        <w:t>Probably ok for our purposes but not entirely true</w:t>
      </w:r>
      <w:r w:rsidR="00E8689E">
        <w:t xml:space="preserve"> (spring campelen started in 1996)</w:t>
      </w:r>
      <w:r>
        <w:t>.</w:t>
      </w:r>
    </w:p>
  </w:comment>
  <w:comment w:id="85" w:author="Rideout, Rick" w:date="2023-07-20T10:10:00Z" w:initials="RR">
    <w:p w14:paraId="26621722" w14:textId="3DE3D289" w:rsidR="00E36B6E" w:rsidRDefault="00E36B6E">
      <w:pPr>
        <w:pStyle w:val="CommentText"/>
      </w:pPr>
      <w:r>
        <w:rPr>
          <w:rStyle w:val="CommentReference"/>
        </w:rPr>
        <w:annotationRef/>
      </w:r>
      <w:r>
        <w:t>and species distribution?</w:t>
      </w:r>
    </w:p>
  </w:comment>
  <w:comment w:id="87" w:author="Rideout, Rick" w:date="2023-07-20T10:13:00Z" w:initials="RR">
    <w:p w14:paraId="245DC6CE" w14:textId="131F6BC1" w:rsidR="00E36B6E" w:rsidRDefault="00E36B6E">
      <w:pPr>
        <w:pStyle w:val="CommentText"/>
      </w:pPr>
      <w:r>
        <w:rPr>
          <w:rStyle w:val="CommentReference"/>
        </w:rPr>
        <w:annotationRef/>
      </w:r>
      <w:r>
        <w:t>I don’t recall the rationale here.</w:t>
      </w:r>
    </w:p>
  </w:comment>
  <w:comment w:id="93" w:author="Rideout, Rick" w:date="2023-07-20T11:29:00Z" w:initials="RR">
    <w:p w14:paraId="7ACDF8E0" w14:textId="2B8013C1" w:rsidR="00E9263A" w:rsidRDefault="00E9263A">
      <w:pPr>
        <w:pStyle w:val="CommentText"/>
      </w:pPr>
      <w:r>
        <w:rPr>
          <w:rStyle w:val="CommentReference"/>
        </w:rPr>
        <w:annotationRef/>
      </w:r>
      <w:r>
        <w:t>Maybe this word is fine, but can also have evolutionary implications (i.e. species evolving from a common ancestor, etc.). Perhaps be sure that this is the wording you want to use.</w:t>
      </w:r>
    </w:p>
  </w:comment>
  <w:comment w:id="94" w:author="Rideout, Rick" w:date="2023-07-20T11:32:00Z" w:initials="RR">
    <w:p w14:paraId="444EDDC1" w14:textId="78EC0538" w:rsidR="00E9263A" w:rsidRDefault="00E9263A">
      <w:pPr>
        <w:pStyle w:val="CommentText"/>
      </w:pPr>
      <w:r>
        <w:rPr>
          <w:rStyle w:val="CommentReference"/>
        </w:rPr>
        <w:annotationRef/>
      </w:r>
      <w:r>
        <w:t>I think this is similar to the point that I highlighted early on in the methods (but maybe the intro is better) that species can essentially fill the same role in the ecosystem based on common diets, etc. The paper is probably ok without something like this but it is probably useful supporting biology info. Could also mention bottom-up processes and that these can have similar impacts on multiple species even if their immediate diets, etc. are different.</w:t>
      </w:r>
    </w:p>
  </w:comment>
  <w:comment w:id="96" w:author="Rideout, Rick" w:date="2023-07-20T11:45:00Z" w:initials="RR">
    <w:p w14:paraId="6C9B6316" w14:textId="44452C58" w:rsidR="00660F58" w:rsidRDefault="00660F58">
      <w:pPr>
        <w:pStyle w:val="CommentText"/>
      </w:pPr>
      <w:r>
        <w:rPr>
          <w:rStyle w:val="CommentReference"/>
        </w:rPr>
        <w:annotationRef/>
      </w:r>
      <w:r>
        <w:t>I agree with this statement, but was just wondering if we want to mention that it ‘has been highly debated’ (as you know, there are many papers that are adamant that it was all due to fishing, but I think that most of these have focused on a single species).</w:t>
      </w:r>
    </w:p>
  </w:comment>
  <w:comment w:id="98" w:author="Rideout, Rick" w:date="2023-07-20T11:50:00Z" w:initials="RR">
    <w:p w14:paraId="7826D77B" w14:textId="6027112E" w:rsidR="00216BA5" w:rsidRDefault="00216BA5">
      <w:pPr>
        <w:pStyle w:val="CommentText"/>
      </w:pPr>
      <w:r>
        <w:rPr>
          <w:rStyle w:val="CommentReference"/>
        </w:rPr>
        <w:annotationRef/>
      </w:r>
      <w:r>
        <w:t>?</w:t>
      </w:r>
    </w:p>
  </w:comment>
  <w:comment w:id="99" w:author="Rideout, Rick" w:date="2023-07-20T11:53:00Z" w:initials="RR">
    <w:p w14:paraId="3710BC25" w14:textId="7C1C99D1" w:rsidR="00216BA5" w:rsidRDefault="00216BA5">
      <w:pPr>
        <w:pStyle w:val="CommentText"/>
      </w:pPr>
      <w:r>
        <w:rPr>
          <w:rStyle w:val="CommentReference"/>
        </w:rPr>
        <w:annotationRef/>
      </w:r>
      <w:r>
        <w:t>Is it worth mentioning that previous work on cod has implicated the role of bottom-up processes so it is not surprising that our current study concludes that the same phenomenon is similarly impacting the entire groundfish community?</w:t>
      </w:r>
    </w:p>
  </w:comment>
  <w:comment w:id="100" w:author="Rideout, Rick" w:date="2023-07-20T11:58:00Z" w:initials="RR">
    <w:p w14:paraId="4981C43D" w14:textId="2BF1F4E0" w:rsidR="00216BA5" w:rsidRDefault="00216BA5">
      <w:pPr>
        <w:pStyle w:val="CommentText"/>
      </w:pPr>
      <w:r>
        <w:rPr>
          <w:rStyle w:val="CommentReference"/>
        </w:rPr>
        <w:annotationRef/>
      </w:r>
      <w:r>
        <w:t>Maybe a bit too strong? I’m not surprised. Are you?</w:t>
      </w:r>
    </w:p>
  </w:comment>
  <w:comment w:id="101" w:author="Rideout, Rick" w:date="2023-07-20T12:00:00Z" w:initials="RR">
    <w:p w14:paraId="4F4B0E38" w14:textId="498F9887" w:rsidR="00924F45" w:rsidRDefault="00924F45">
      <w:pPr>
        <w:pStyle w:val="CommentText"/>
      </w:pPr>
      <w:r>
        <w:rPr>
          <w:rStyle w:val="CommentReference"/>
        </w:rPr>
        <w:annotationRef/>
      </w:r>
      <w:r>
        <w:t>There is no mention of the very cold temperatures at that time. Is that worth mentioning?</w:t>
      </w:r>
    </w:p>
  </w:comment>
  <w:comment w:id="107" w:author="Rideout, Rick" w:date="2023-07-20T12:06:00Z" w:initials="RR">
    <w:p w14:paraId="7C20B4C1" w14:textId="46D952C1" w:rsidR="00924F45" w:rsidRDefault="00924F45">
      <w:pPr>
        <w:pStyle w:val="CommentText"/>
      </w:pPr>
      <w:r>
        <w:rPr>
          <w:rStyle w:val="CommentReference"/>
        </w:rPr>
        <w:annotationRef/>
      </w:r>
      <w:r>
        <w:t>Not sure that there is a growing need, maybe just a greater recognition of the need?</w:t>
      </w:r>
    </w:p>
  </w:comment>
  <w:comment w:id="109" w:author="Rideout, Rick" w:date="2023-07-20T12:08:00Z" w:initials="RR">
    <w:p w14:paraId="1243CFB4" w14:textId="1C8F75FC" w:rsidR="00924F45" w:rsidRDefault="00924F45">
      <w:pPr>
        <w:pStyle w:val="CommentText"/>
      </w:pPr>
      <w:r>
        <w:rPr>
          <w:rStyle w:val="CommentReference"/>
        </w:rPr>
        <w:annotationRef/>
      </w:r>
      <w:r>
        <w:t>Again be sure of this word. I know that it is sometimes used to refer to species in the same area but there are also sometimes evolutionary connotations.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77E7B7" w15:done="0"/>
  <w15:commentEx w15:paraId="582FCAA0" w15:done="0"/>
  <w15:commentEx w15:paraId="3700D15D" w15:done="0"/>
  <w15:commentEx w15:paraId="68E0216F" w15:done="0"/>
  <w15:commentEx w15:paraId="3C6E00D8" w15:done="0"/>
  <w15:commentEx w15:paraId="0182B2F1" w15:done="0"/>
  <w15:commentEx w15:paraId="2CAD7DA7" w15:done="0"/>
  <w15:commentEx w15:paraId="48CE7BF4" w15:done="0"/>
  <w15:commentEx w15:paraId="47DC0447" w15:done="0"/>
  <w15:commentEx w15:paraId="0F2401C0" w15:done="0"/>
  <w15:commentEx w15:paraId="70B241A6" w15:done="0"/>
  <w15:commentEx w15:paraId="31D47B65" w15:done="0"/>
  <w15:commentEx w15:paraId="403A7389" w15:done="0"/>
  <w15:commentEx w15:paraId="7D716516" w15:done="0"/>
  <w15:commentEx w15:paraId="4BE7B0C1" w15:done="0"/>
  <w15:commentEx w15:paraId="26621722" w15:done="0"/>
  <w15:commentEx w15:paraId="245DC6CE" w15:done="0"/>
  <w15:commentEx w15:paraId="7ACDF8E0" w15:done="0"/>
  <w15:commentEx w15:paraId="444EDDC1" w15:done="0"/>
  <w15:commentEx w15:paraId="6C9B6316" w15:done="0"/>
  <w15:commentEx w15:paraId="7826D77B" w15:done="0"/>
  <w15:commentEx w15:paraId="3710BC25" w15:done="0"/>
  <w15:commentEx w15:paraId="4981C43D" w15:done="0"/>
  <w15:commentEx w15:paraId="4F4B0E38" w15:done="0"/>
  <w15:commentEx w15:paraId="7C20B4C1" w15:done="0"/>
  <w15:commentEx w15:paraId="1243CF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6621" w16cex:dateUtc="2023-07-20T10:22:00Z"/>
  <w16cex:commentExtensible w16cex:durableId="2863670F" w16cex:dateUtc="2023-07-20T10:25:00Z"/>
  <w16cex:commentExtensible w16cex:durableId="2863686D" w16cex:dateUtc="2023-07-20T10:31:00Z"/>
  <w16cex:commentExtensible w16cex:durableId="28636A84" w16cex:dateUtc="2023-07-20T10:40:00Z"/>
  <w16cex:commentExtensible w16cex:durableId="28636C29" w16cex:dateUtc="2023-07-20T10:47:00Z"/>
  <w16cex:commentExtensible w16cex:durableId="28636DC4" w16cex:dateUtc="2023-07-20T10:54:00Z"/>
  <w16cex:commentExtensible w16cex:durableId="28637004" w16cex:dateUtc="2023-07-20T11:04:00Z"/>
  <w16cex:commentExtensible w16cex:durableId="28637029" w16cex:dateUtc="2023-07-20T11:04:00Z"/>
  <w16cex:commentExtensible w16cex:durableId="28637241" w16cex:dateUtc="2023-07-20T11:13:00Z"/>
  <w16cex:commentExtensible w16cex:durableId="286374E6" w16cex:dateUtc="2023-07-20T11:25:00Z"/>
  <w16cex:commentExtensible w16cex:durableId="28637318" w16cex:dateUtc="2023-07-20T11:17:00Z"/>
  <w16cex:commentExtensible w16cex:durableId="286377A6" w16cex:dateUtc="2023-07-20T11:36:00Z"/>
  <w16cex:commentExtensible w16cex:durableId="286378C5" w16cex:dateUtc="2023-07-20T11:41:00Z"/>
  <w16cex:commentExtensible w16cex:durableId="28637B83" w16cex:dateUtc="2023-07-20T11:53:00Z"/>
  <w16cex:commentExtensible w16cex:durableId="28638090" w16cex:dateUtc="2023-07-20T12:14:00Z"/>
  <w16cex:commentExtensible w16cex:durableId="286386B3" w16cex:dateUtc="2023-07-20T12:40:00Z"/>
  <w16cex:commentExtensible w16cex:durableId="2863873A" w16cex:dateUtc="2023-07-20T12:43:00Z"/>
  <w16cex:commentExtensible w16cex:durableId="2863990C" w16cex:dateUtc="2023-07-20T13:59:00Z"/>
  <w16cex:commentExtensible w16cex:durableId="286399C9" w16cex:dateUtc="2023-07-20T14:02:00Z"/>
  <w16cex:commentExtensible w16cex:durableId="28639CEF" w16cex:dateUtc="2023-07-20T14:15:00Z"/>
  <w16cex:commentExtensible w16cex:durableId="28639DF3" w16cex:dateUtc="2023-07-20T14:20:00Z"/>
  <w16cex:commentExtensible w16cex:durableId="28639EAB" w16cex:dateUtc="2023-07-20T14:23:00Z"/>
  <w16cex:commentExtensible w16cex:durableId="28639FE6" w16cex:dateUtc="2023-07-20T14:28:00Z"/>
  <w16cex:commentExtensible w16cex:durableId="2863A044" w16cex:dateUtc="2023-07-20T14:30:00Z"/>
  <w16cex:commentExtensible w16cex:durableId="2863A1B7" w16cex:dateUtc="2023-07-20T14:36:00Z"/>
  <w16cex:commentExtensible w16cex:durableId="2863A24C" w16cex:dateUtc="2023-07-20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77E7B7" w16cid:durableId="28636621"/>
  <w16cid:commentId w16cid:paraId="582FCAA0" w16cid:durableId="2863670F"/>
  <w16cid:commentId w16cid:paraId="3700D15D" w16cid:durableId="2863686D"/>
  <w16cid:commentId w16cid:paraId="68E0216F" w16cid:durableId="28636A84"/>
  <w16cid:commentId w16cid:paraId="3C6E00D8" w16cid:durableId="28636C29"/>
  <w16cid:commentId w16cid:paraId="0182B2F1" w16cid:durableId="28636DC4"/>
  <w16cid:commentId w16cid:paraId="2CAD7DA7" w16cid:durableId="28637004"/>
  <w16cid:commentId w16cid:paraId="48CE7BF4" w16cid:durableId="28637029"/>
  <w16cid:commentId w16cid:paraId="47DC0447" w16cid:durableId="28637241"/>
  <w16cid:commentId w16cid:paraId="0F2401C0" w16cid:durableId="286374E6"/>
  <w16cid:commentId w16cid:paraId="70B241A6" w16cid:durableId="28637318"/>
  <w16cid:commentId w16cid:paraId="31D47B65" w16cid:durableId="286377A6"/>
  <w16cid:commentId w16cid:paraId="403A7389" w16cid:durableId="286378C5"/>
  <w16cid:commentId w16cid:paraId="7D716516" w16cid:durableId="28637B83"/>
  <w16cid:commentId w16cid:paraId="4BE7B0C1" w16cid:durableId="28638090"/>
  <w16cid:commentId w16cid:paraId="26621722" w16cid:durableId="286386B3"/>
  <w16cid:commentId w16cid:paraId="245DC6CE" w16cid:durableId="2863873A"/>
  <w16cid:commentId w16cid:paraId="7ACDF8E0" w16cid:durableId="2863990C"/>
  <w16cid:commentId w16cid:paraId="444EDDC1" w16cid:durableId="286399C9"/>
  <w16cid:commentId w16cid:paraId="6C9B6316" w16cid:durableId="28639CEF"/>
  <w16cid:commentId w16cid:paraId="7826D77B" w16cid:durableId="28639DF3"/>
  <w16cid:commentId w16cid:paraId="3710BC25" w16cid:durableId="28639EAB"/>
  <w16cid:commentId w16cid:paraId="4981C43D" w16cid:durableId="28639FE6"/>
  <w16cid:commentId w16cid:paraId="4F4B0E38" w16cid:durableId="2863A044"/>
  <w16cid:commentId w16cid:paraId="7C20B4C1" w16cid:durableId="2863A1B7"/>
  <w16cid:commentId w16cid:paraId="1243CFB4" w16cid:durableId="2863A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75451" w14:textId="77777777" w:rsidR="00D9007C" w:rsidRDefault="00D9007C">
      <w:pPr>
        <w:spacing w:after="0" w:line="240" w:lineRule="auto"/>
      </w:pPr>
      <w:r>
        <w:separator/>
      </w:r>
    </w:p>
  </w:endnote>
  <w:endnote w:type="continuationSeparator" w:id="0">
    <w:p w14:paraId="560F43F5" w14:textId="77777777" w:rsidR="00D9007C" w:rsidRDefault="00D90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53F14B7A" w14:textId="77777777" w:rsidR="00E63332"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9680D" w14:textId="77777777" w:rsidR="00E63332"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D24DF" w14:textId="77777777" w:rsidR="00D9007C" w:rsidRDefault="00D9007C">
      <w:r>
        <w:separator/>
      </w:r>
    </w:p>
  </w:footnote>
  <w:footnote w:type="continuationSeparator" w:id="0">
    <w:p w14:paraId="1A3E3CEA" w14:textId="77777777" w:rsidR="00D9007C" w:rsidRDefault="00D900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57A8D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559170103">
    <w:abstractNumId w:val="11"/>
  </w:num>
  <w:num w:numId="2" w16cid:durableId="1532111884">
    <w:abstractNumId w:val="11"/>
  </w:num>
  <w:num w:numId="3" w16cid:durableId="1925645611">
    <w:abstractNumId w:val="9"/>
  </w:num>
  <w:num w:numId="4" w16cid:durableId="509684033">
    <w:abstractNumId w:val="7"/>
  </w:num>
  <w:num w:numId="5" w16cid:durableId="1637710976">
    <w:abstractNumId w:val="6"/>
  </w:num>
  <w:num w:numId="6" w16cid:durableId="1565677326">
    <w:abstractNumId w:val="5"/>
  </w:num>
  <w:num w:numId="7" w16cid:durableId="302927607">
    <w:abstractNumId w:val="4"/>
  </w:num>
  <w:num w:numId="8" w16cid:durableId="624241548">
    <w:abstractNumId w:val="8"/>
  </w:num>
  <w:num w:numId="9" w16cid:durableId="1312055272">
    <w:abstractNumId w:val="3"/>
  </w:num>
  <w:num w:numId="10" w16cid:durableId="1883706537">
    <w:abstractNumId w:val="2"/>
  </w:num>
  <w:num w:numId="11" w16cid:durableId="1999142571">
    <w:abstractNumId w:val="1"/>
  </w:num>
  <w:num w:numId="12" w16cid:durableId="1332417809">
    <w:abstractNumId w:val="0"/>
  </w:num>
  <w:num w:numId="13" w16cid:durableId="170081145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deout, Rick">
    <w15:presenceInfo w15:providerId="AD" w15:userId="S::Rick.Rideout@dfo-mpo.gc.ca::e67cade2-feb0-4b9e-9f25-47c779e75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B98"/>
    <w:rsid w:val="000B6A75"/>
    <w:rsid w:val="001C047C"/>
    <w:rsid w:val="00216BA5"/>
    <w:rsid w:val="0032584E"/>
    <w:rsid w:val="00492B98"/>
    <w:rsid w:val="00550F2A"/>
    <w:rsid w:val="00585F39"/>
    <w:rsid w:val="005F7607"/>
    <w:rsid w:val="00601473"/>
    <w:rsid w:val="00660F58"/>
    <w:rsid w:val="00884AED"/>
    <w:rsid w:val="008F4B8E"/>
    <w:rsid w:val="009055C0"/>
    <w:rsid w:val="00924F45"/>
    <w:rsid w:val="009F40EA"/>
    <w:rsid w:val="00C344B2"/>
    <w:rsid w:val="00C4225B"/>
    <w:rsid w:val="00C62141"/>
    <w:rsid w:val="00D9007C"/>
    <w:rsid w:val="00DE7CB0"/>
    <w:rsid w:val="00E36B6E"/>
    <w:rsid w:val="00E7246B"/>
    <w:rsid w:val="00E8689E"/>
    <w:rsid w:val="00E926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5A0D"/>
  <w15:docId w15:val="{0711EF86-E550-4EFE-BDC1-36631DDF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character" w:styleId="CommentReference">
    <w:name w:val="annotation reference"/>
    <w:basedOn w:val="DefaultParagraphFont"/>
    <w:semiHidden/>
    <w:unhideWhenUsed/>
    <w:rsid w:val="00601473"/>
    <w:rPr>
      <w:sz w:val="16"/>
      <w:szCs w:val="16"/>
    </w:rPr>
  </w:style>
  <w:style w:type="paragraph" w:styleId="CommentText">
    <w:name w:val="annotation text"/>
    <w:basedOn w:val="Normal"/>
    <w:link w:val="CommentTextChar"/>
    <w:semiHidden/>
    <w:unhideWhenUsed/>
    <w:rsid w:val="00601473"/>
    <w:pPr>
      <w:spacing w:line="240" w:lineRule="auto"/>
    </w:pPr>
    <w:rPr>
      <w:sz w:val="20"/>
      <w:szCs w:val="20"/>
    </w:rPr>
  </w:style>
  <w:style w:type="character" w:customStyle="1" w:styleId="CommentTextChar">
    <w:name w:val="Comment Text Char"/>
    <w:basedOn w:val="DefaultParagraphFont"/>
    <w:link w:val="CommentText"/>
    <w:semiHidden/>
    <w:rsid w:val="00601473"/>
    <w:rPr>
      <w:sz w:val="20"/>
      <w:szCs w:val="20"/>
    </w:rPr>
  </w:style>
  <w:style w:type="paragraph" w:styleId="CommentSubject">
    <w:name w:val="annotation subject"/>
    <w:basedOn w:val="CommentText"/>
    <w:next w:val="CommentText"/>
    <w:link w:val="CommentSubjectChar"/>
    <w:semiHidden/>
    <w:unhideWhenUsed/>
    <w:rsid w:val="00601473"/>
    <w:rPr>
      <w:b/>
      <w:bCs/>
    </w:rPr>
  </w:style>
  <w:style w:type="character" w:customStyle="1" w:styleId="CommentSubjectChar">
    <w:name w:val="Comment Subject Char"/>
    <w:basedOn w:val="CommentTextChar"/>
    <w:link w:val="CommentSubject"/>
    <w:semiHidden/>
    <w:rsid w:val="00601473"/>
    <w:rPr>
      <w:b/>
      <w:bCs/>
      <w:sz w:val="20"/>
      <w:szCs w:val="20"/>
    </w:rPr>
  </w:style>
  <w:style w:type="paragraph" w:styleId="Revision">
    <w:name w:val="Revision"/>
    <w:hidden/>
    <w:semiHidden/>
    <w:rsid w:val="0060147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18637/jss.v070.i05"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5.svg"/><Relationship Id="rId7" Type="http://schemas.openxmlformats.org/officeDocument/2006/relationships/hyperlink" Target="mailto:Paul.Regular@dfo-mpo.gc.ca" TargetMode="External"/><Relationship Id="rId12" Type="http://schemas.openxmlformats.org/officeDocument/2006/relationships/hyperlink" Target="https://www.nafo.int/Data/STATLANT-21A" TargetMode="External"/><Relationship Id="rId17" Type="http://schemas.openxmlformats.org/officeDocument/2006/relationships/image" Target="media/image1.png"/><Relationship Id="rId25" Type="http://schemas.openxmlformats.org/officeDocument/2006/relationships/image" Target="media/image9.svg"/><Relationship Id="rId2" Type="http://schemas.openxmlformats.org/officeDocument/2006/relationships/styles" Target="styles.xml"/><Relationship Id="rId16" Type="http://schemas.openxmlformats.org/officeDocument/2006/relationships/hyperlink" Target="https://doi.org/10.1016/j.fishres.2021.106180"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image" Target="media/image7.sv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sv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www.nafo.int/Portals/0/PDFs/sc/2019/scs19-20.pdf"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67</TotalTime>
  <Pages>36</Pages>
  <Words>8614</Words>
  <Characters>49102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57601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Regular1*, Mariano Koen-Alonso1, M. Joanne Morgan1, Pierre Pepin1, Rick M. Rideout1</dc:creator>
  <cp:keywords/>
  <cp:lastModifiedBy>Rideout, Rick</cp:lastModifiedBy>
  <cp:revision>3</cp:revision>
  <dcterms:created xsi:type="dcterms:W3CDTF">2023-07-20T12:49:00Z</dcterms:created>
  <dcterms:modified xsi:type="dcterms:W3CDTF">2023-07-20T14:46:00Z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&lt;&lt;PMR: this is a very rough first cut intended to get coarse ideas on the page&gt;&gt; Carrying capacity is a fundamental concept in population ecology, yet standard models tend to ignore species interactions and do not account for variable environments. Our study proposes an extension of the single-species production model to include inter- and intra-specific competition within a community. We apply our extended model to commercially important demersal fish species off the east coast of Canada to assess its ability to reveal species interactions and the relative impacts of fishing and environmental factors. Our results indicate that accounting for ecological interactions increases the accuracy of biomass estimates for species within a community. Strongly correlated estimates of process error also adds nuance to previous notions that fishing was the primary driver of collapses in the region since common trends imply a common environmental driver. Such inferences indicate that this may be a promicing avenue for producing more accurate assessments for multiple species with relatively minimal data requrements. Finaly, this approach may serve as a steping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1 Fisheries and Oceans Canada, Northwest Atlantic Fisheries Center, 80 East White Hills, St. John’s, Newfoundland and Labrador, A1C 5X1, Canada  *Corresponding author E-mail: Paul.Regular@dfo-mpo.gc.ca  2023-06-29</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