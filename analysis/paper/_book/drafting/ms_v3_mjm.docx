
<file path=[Content_Types].xml><?xml version="1.0" encoding="utf-8"?>
<Types xmlns="http://schemas.openxmlformats.org/package/2006/content-types">
  <Default Extension="png" ContentType="image/png"/>
  <Default Extension="svgz"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98F56C" w14:textId="77777777" w:rsidR="003F0E22" w:rsidRDefault="00E33F84">
      <w:pPr>
        <w:pStyle w:val="Title"/>
      </w:pPr>
      <w:r>
        <w:t>Summing the parts: Improving population estimates using a state-space multispecies production model</w:t>
      </w:r>
    </w:p>
    <w:p w14:paraId="1F0C2041" w14:textId="77777777" w:rsidR="003F0E22" w:rsidRDefault="00E33F84">
      <w:pPr>
        <w:pStyle w:val="Author"/>
      </w:pPr>
      <w:r>
        <w:t>Paul M. Regular*, Mariano Koen-Alonso, M. Joanne Morgan, Pierre Pepin, Rick M. Rideout</w:t>
      </w:r>
    </w:p>
    <w:p w14:paraId="2F3E265F" w14:textId="77777777" w:rsidR="003F0E22" w:rsidRDefault="00E33F84">
      <w:pPr>
        <w:pStyle w:val="Date"/>
      </w:pPr>
      <w:r>
        <w:t>Fisheries and Oceans Canada, Northwest Atlantic Fisheries Center, 80 East White Hills, St. John’s, Newfoundland and Labrador, A1C 5X1, Canada</w:t>
      </w:r>
      <w:r>
        <w:br/>
      </w:r>
      <w:r>
        <w:br/>
        <w:t>*Corresponding author</w:t>
      </w:r>
      <w:r>
        <w:br/>
        <w:t xml:space="preserve">E-mail: </w:t>
      </w:r>
      <w:hyperlink r:id="rId7">
        <w:r>
          <w:rPr>
            <w:rStyle w:val="Hyperlink"/>
          </w:rPr>
          <w:t>Paul.Regular@dfo-mpo.gc.ca</w:t>
        </w:r>
      </w:hyperlink>
      <w:r>
        <w:br/>
      </w:r>
      <w:r>
        <w:br/>
        <w:t>2023-11-29</w:t>
      </w:r>
    </w:p>
    <w:p w14:paraId="7E52CC4C" w14:textId="77777777" w:rsidR="003F0E22" w:rsidRDefault="00E33F84">
      <w:pPr>
        <w:pStyle w:val="Abstract"/>
      </w:pPr>
      <w:r>
        <w:rPr>
          <w:b/>
          <w:bCs/>
        </w:rPr>
        <w:lastRenderedPageBreak/>
        <w:t>Abstract:</w:t>
      </w:r>
      <w:r>
        <w:br/>
        <w:t>Carrying capacity is a fundamental concept in ecology that has inspired the development and application of a broad range of population models. In the context of fisheries science, production models have been employed globally to calculate carrying capacity and guide the sustainable use of fish populations. Production models have, however, been criticized for failing to account for species interactions and environmental effects. We aim to fill some of these gaps by introducing a novel state-space multispecies production model. We apply our extended model to commercially important demersal fish species off the east coast of Canada to assess its ability to reveal species interactions and the relative impacts of fishing and environmental effects. Our results indicate that accounting for species interactions increases the accuracy of biomass estimates for species within a community. The model also revealed strongly correlated process deviations, unrelated to fishing or density-dependent effects, which unexpectidly indicates that widespread collapses were primarily driven by a common environmental driver rather than fishing. Such inferences indicate that this may be a promising avenue for producing more holistic and accurate assessments for multiple species with relatively minimal data requirements (time-series of landings and fisheries-independent indices). Finally, this approach may serve as a stepping stone towards an ecosystem-based approach to fisheries management.</w:t>
      </w:r>
      <w:r>
        <w:br/>
      </w:r>
    </w:p>
    <w:p w14:paraId="49746BE1" w14:textId="77777777" w:rsidR="003F0E22" w:rsidRDefault="00E33F84">
      <w:pPr>
        <w:pStyle w:val="Heading1"/>
      </w:pPr>
      <w:bookmarkStart w:id="0" w:name="introduction"/>
      <w:r>
        <w:t>Introduction</w:t>
      </w:r>
    </w:p>
    <w:p w14:paraId="125B82B7" w14:textId="77777777" w:rsidR="003F0E22" w:rsidRDefault="00E33F84">
      <w:pPr>
        <w:pStyle w:val="FirstParagraph"/>
      </w:pPr>
      <w:r>
        <w:t>The concept of carrying capacity has long been foundational in applied population ecology, being widely used in the management of renewable resources (</w:t>
      </w:r>
      <w:hyperlink w:anchor="ref-chapman2018">
        <w:r>
          <w:rPr>
            <w:rStyle w:val="Hyperlink"/>
          </w:rPr>
          <w:t>Chapman &amp; Byron, 2018</w:t>
        </w:r>
      </w:hyperlink>
      <w:r>
        <w:t xml:space="preserve">; </w:t>
      </w:r>
      <w:hyperlink w:anchor="ref-hilborn1995">
        <w:r>
          <w:rPr>
            <w:rStyle w:val="Hyperlink"/>
          </w:rPr>
          <w:t>Hilborn et al., 1995</w:t>
        </w:r>
      </w:hyperlink>
      <w:r>
        <w:t xml:space="preserve">). </w:t>
      </w:r>
      <w:commentRangeStart w:id="1"/>
      <w:r>
        <w:t xml:space="preserve">The understanding that populations generally produce more offspring than an </w:t>
      </w:r>
      <w:r>
        <w:lastRenderedPageBreak/>
        <w:t>environment can sustain led to the notion that the ‘surplus’ can be harvested sustainably (</w:t>
      </w:r>
      <w:proofErr w:type="spellStart"/>
      <w:r>
        <w:fldChar w:fldCharType="begin"/>
      </w:r>
      <w:r>
        <w:instrText xml:space="preserve"> HYPERLINK \l "ref-pauly2021" \h </w:instrText>
      </w:r>
      <w:r>
        <w:fldChar w:fldCharType="separate"/>
      </w:r>
      <w:r>
        <w:rPr>
          <w:rStyle w:val="Hyperlink"/>
        </w:rPr>
        <w:t>Pauly</w:t>
      </w:r>
      <w:proofErr w:type="spellEnd"/>
      <w:r>
        <w:rPr>
          <w:rStyle w:val="Hyperlink"/>
        </w:rPr>
        <w:t xml:space="preserve"> &amp; Froese, 2021</w:t>
      </w:r>
      <w:r>
        <w:rPr>
          <w:rStyle w:val="Hyperlink"/>
        </w:rPr>
        <w:fldChar w:fldCharType="end"/>
      </w:r>
      <w:commentRangeEnd w:id="1"/>
      <w:r w:rsidR="00B9680E">
        <w:rPr>
          <w:rStyle w:val="CommentReference"/>
        </w:rPr>
        <w:commentReference w:id="1"/>
      </w:r>
      <w:r>
        <w:t>). These ideas are exemplified by the use of maximum sustainable yield (MSY) in the classic single-species surplus production modeling framework (</w:t>
      </w:r>
      <w:hyperlink w:anchor="ref-schaefer1954">
        <w:r>
          <w:rPr>
            <w:rStyle w:val="Hyperlink"/>
          </w:rPr>
          <w:t>Schaefer, 1954</w:t>
        </w:r>
      </w:hyperlink>
      <w:r>
        <w:t>). In one equation, this framework attempts to explain interannual changes in biomass using fisheries landings and estimates of intrinsic growth rate and carrying capacity. Given the theoretical elegance of the approach, it has been both widely adopted and scrutinized. Estimates of carrying capacity, and resultant derivations of MSY, are frequently criticized for being time-invariant, which ignores the ubiquity of environmental variation (</w:t>
      </w:r>
      <w:hyperlink w:anchor="ref-del2004">
        <w:r>
          <w:rPr>
            <w:rStyle w:val="Hyperlink"/>
          </w:rPr>
          <w:t>Del Monte-Luna et al., 2004</w:t>
        </w:r>
      </w:hyperlink>
      <w:r>
        <w:t>). Moreover, traditional surplus production models tend to focus on single-species dynamics and often disregard the complexities arising from species interactions within ecosystems (</w:t>
      </w:r>
      <w:hyperlink w:anchor="ref-gamble2009">
        <w:r>
          <w:rPr>
            <w:rStyle w:val="Hyperlink"/>
          </w:rPr>
          <w:t>Gamble &amp; Link, 2009</w:t>
        </w:r>
      </w:hyperlink>
      <w:r>
        <w:t>).</w:t>
      </w:r>
    </w:p>
    <w:p w14:paraId="5BB25024" w14:textId="77777777" w:rsidR="003F0E22" w:rsidRDefault="00E33F84">
      <w:pPr>
        <w:pStyle w:val="BodyText"/>
      </w:pPr>
      <w:r>
        <w:t xml:space="preserve">Recognizing the limitations of single-species approaches, there have been calls to move towards an ecosystem-based approach to fisheries management (EBFM; </w:t>
      </w:r>
      <w:hyperlink w:anchor="ref-latour2003">
        <w:r>
          <w:rPr>
            <w:rStyle w:val="Hyperlink"/>
          </w:rPr>
          <w:t>Latour et al., 2003</w:t>
        </w:r>
      </w:hyperlink>
      <w:r>
        <w:t>). EBFM acknowledges the intricate web of ecological interactions and aims to ensure the sustainability and integrity of marine ecosystems while supporting viable fisheries (</w:t>
      </w:r>
      <w:hyperlink w:anchor="ref-pikitch2004">
        <w:r>
          <w:rPr>
            <w:rStyle w:val="Hyperlink"/>
          </w:rPr>
          <w:t>Pikitch et al., 2004</w:t>
        </w:r>
      </w:hyperlink>
      <w:r>
        <w:t xml:space="preserve">). To successfully implement EBFM, it is crucial to develop models that account for species interactions and the dynamics of multiple species within the ecosystem. Substantial progress has been made in the development of multispecies models and a spectrum of approaches have been developed, ranging from complex models that attempt to account for all parts of marine ecosystems (e.g., </w:t>
      </w:r>
      <w:hyperlink w:anchor="ref-fulton2011">
        <w:r>
          <w:rPr>
            <w:rStyle w:val="Hyperlink"/>
          </w:rPr>
          <w:t>Fulton et al., 2011</w:t>
        </w:r>
      </w:hyperlink>
      <w:r>
        <w:t xml:space="preserve">) to multispecies age-structured assessment models (e.g., </w:t>
      </w:r>
      <w:hyperlink w:anchor="ref-albertsen2018">
        <w:r>
          <w:rPr>
            <w:rStyle w:val="Hyperlink"/>
          </w:rPr>
          <w:t>Albertsen et al., 2018</w:t>
        </w:r>
      </w:hyperlink>
      <w:r>
        <w:t>) to multispecies surplus production models (</w:t>
      </w:r>
      <w:hyperlink w:anchor="ref-bundy2012">
        <w:r>
          <w:rPr>
            <w:rStyle w:val="Hyperlink"/>
          </w:rPr>
          <w:t>Bundy et al., 2012</w:t>
        </w:r>
      </w:hyperlink>
      <w:r>
        <w:t xml:space="preserve">; e.g., </w:t>
      </w:r>
      <w:hyperlink w:anchor="ref-gamble2009">
        <w:r>
          <w:rPr>
            <w:rStyle w:val="Hyperlink"/>
          </w:rPr>
          <w:t>Gamble &amp; Link, 2009</w:t>
        </w:r>
      </w:hyperlink>
      <w:r>
        <w:t xml:space="preserve">; </w:t>
      </w:r>
      <w:hyperlink w:anchor="ref-mueter2006">
        <w:r>
          <w:rPr>
            <w:rStyle w:val="Hyperlink"/>
          </w:rPr>
          <w:t>Mueter &amp; Megrey, 2006</w:t>
        </w:r>
      </w:hyperlink>
      <w:r>
        <w:t xml:space="preserve">). However, the application of these approaches to fisheries management have often been hindered by data limitations (e.g., age data are </w:t>
      </w:r>
      <w:r>
        <w:lastRenderedPageBreak/>
        <w:t>frequently not available) and knowledge gaps (e.g., incomplete understanding of food-web interactions). There is therefore a need for methods to help bridge the gap between single-species and multispecies assessment in data or information poor systems.</w:t>
      </w:r>
    </w:p>
    <w:p w14:paraId="62B94E9E" w14:textId="77777777" w:rsidR="003F0E22" w:rsidRDefault="00E33F84">
      <w:pPr>
        <w:pStyle w:val="BodyText"/>
      </w:pPr>
      <w:r>
        <w:t>In this paper, we borrow concepts from single-species surplus production modeling (</w:t>
      </w:r>
      <w:hyperlink w:anchor="ref-millar2000">
        <w:r>
          <w:rPr>
            <w:rStyle w:val="Hyperlink"/>
          </w:rPr>
          <w:t>Millar &amp; Meyer, 2000</w:t>
        </w:r>
      </w:hyperlink>
      <w:r>
        <w:t>) and multispecies modeling (</w:t>
      </w:r>
      <w:hyperlink w:anchor="ref-albertsen2018">
        <w:r>
          <w:rPr>
            <w:rStyle w:val="Hyperlink"/>
          </w:rPr>
          <w:t>Albertsen et al., 2018</w:t>
        </w:r>
      </w:hyperlink>
      <w:r>
        <w:t>) to construct a model that incorporates the impacts of fishing on single-species populations and accounts for species interactions within the ecosystem. The data requirements of this model are relatively minimal, requiring species-specific landings and survey indices of biomass. As a case study, we apply this model to commercially important demersal fish species off the east coast of Canada, specifically the Grand Banks of Newfoundland. This case study is particularly intriguing due to the widespread collapse of most stocks in the area during the early 1990s (</w:t>
      </w:r>
      <w:hyperlink w:anchor="ref-lear1998">
        <w:r>
          <w:rPr>
            <w:rStyle w:val="Hyperlink"/>
          </w:rPr>
          <w:t>Lear, 1998</w:t>
        </w:r>
      </w:hyperlink>
      <w:r>
        <w:t>), leaving the relative contributions of fishing and environmental impacts uncertain (</w:t>
      </w:r>
      <w:hyperlink w:anchor="ref-pedersen2017">
        <w:r>
          <w:rPr>
            <w:rStyle w:val="Hyperlink"/>
          </w:rPr>
          <w:t>Pedersen et al., 2017</w:t>
        </w:r>
      </w:hyperlink>
      <w:r>
        <w:t>). We aim to demonstrate the potential utility of our approach for revealing and accounting for species interactions and differentiating the impacts of fishing from environmental effects. The subsequent sections of this paper will present the conceptual framework of our model, describe its application, and discuss the implications of our findings for ecosystem-based fisheries management.</w:t>
      </w:r>
    </w:p>
    <w:p w14:paraId="7A09DF8F" w14:textId="77777777" w:rsidR="003F0E22" w:rsidRDefault="00E33F84">
      <w:pPr>
        <w:pStyle w:val="Heading1"/>
      </w:pPr>
      <w:bookmarkStart w:id="2" w:name="methods"/>
      <w:bookmarkEnd w:id="0"/>
      <w:r>
        <w:t>Methods</w:t>
      </w:r>
    </w:p>
    <w:p w14:paraId="67D25AD2" w14:textId="77777777" w:rsidR="003F0E22" w:rsidRDefault="00E33F84">
      <w:pPr>
        <w:pStyle w:val="Heading2"/>
      </w:pPr>
      <w:bookmarkStart w:id="3" w:name="model-formulation"/>
      <w:r>
        <w:t>Model formulation</w:t>
      </w:r>
    </w:p>
    <w:p w14:paraId="0BF31D75" w14:textId="77777777" w:rsidR="003F0E22" w:rsidRDefault="00E33F84">
      <w:pPr>
        <w:pStyle w:val="FirstParagraph"/>
      </w:pPr>
      <w:r>
        <w:t>Trends in fish populations have frequently been described using state-space production models of the form</w:t>
      </w:r>
    </w:p>
    <w:p w14:paraId="08BDCBF4" w14:textId="77777777" w:rsidR="003F0E22" w:rsidRDefault="00E33F84">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y</m:t>
                    </m:r>
                  </m:sub>
                </m:sSub>
                <m:r>
                  <m:rPr>
                    <m:sty m:val="p"/>
                  </m:rPr>
                  <w:rPr>
                    <w:rFonts w:ascii="Cambria Math" w:hAnsi="Cambria Math"/>
                  </w:rPr>
                  <m:t>=</m:t>
                </m:r>
              </m:e>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1</m:t>
                        </m:r>
                      </m:sub>
                    </m:sSub>
                  </m:e>
                </m:d>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δ</m:t>
                        </m:r>
                      </m:e>
                      <m:sub>
                        <m:r>
                          <w:rPr>
                            <w:rFonts w:ascii="Cambria Math" w:hAnsi="Cambria Math"/>
                          </w:rPr>
                          <m:t>y</m:t>
                        </m:r>
                      </m:sub>
                    </m:sSub>
                  </m:sup>
                </m:sSup>
              </m:e>
              <m:e>
                <m:r>
                  <w:rPr>
                    <w:rFonts w:ascii="Cambria Math" w:hAnsi="Cambria Math"/>
                  </w:rPr>
                  <m:t>  </m:t>
                </m:r>
                <m:d>
                  <m:dPr>
                    <m:ctrlPr>
                      <w:rPr>
                        <w:rFonts w:ascii="Cambria Math" w:hAnsi="Cambria Math"/>
                      </w:rPr>
                    </m:ctrlPr>
                  </m:dPr>
                  <m:e>
                    <m:r>
                      <w:rPr>
                        <w:rFonts w:ascii="Cambria Math" w:hAnsi="Cambria Math"/>
                      </w:rPr>
                      <m:t>1</m:t>
                    </m:r>
                  </m:e>
                </m:d>
              </m:e>
            </m:mr>
            <m:mr>
              <m:e/>
              <m:e/>
              <m:e/>
            </m:mr>
            <m:mr>
              <m:e>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i</m:t>
                    </m:r>
                  </m:sub>
                </m:sSub>
                <m:r>
                  <m:rPr>
                    <m:sty m:val="p"/>
                  </m:rPr>
                  <w:rPr>
                    <w:rFonts w:ascii="Cambria Math" w:hAnsi="Cambria Math"/>
                  </w:rPr>
                  <m:t>=</m:t>
                </m:r>
              </m:e>
              <m:e>
                <m:sSub>
                  <m:sSubPr>
                    <m:ctrlPr>
                      <w:rPr>
                        <w:rFonts w:ascii="Cambria Math" w:hAnsi="Cambria Math"/>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y</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sub>
                    </m:sSub>
                  </m:sup>
                </m:sSup>
              </m:e>
              <m:e>
                <m:r>
                  <w:rPr>
                    <w:rFonts w:ascii="Cambria Math" w:hAnsi="Cambria Math"/>
                  </w:rPr>
                  <m:t>  </m:t>
                </m:r>
                <m:d>
                  <m:dPr>
                    <m:ctrlPr>
                      <w:rPr>
                        <w:rFonts w:ascii="Cambria Math" w:hAnsi="Cambria Math"/>
                      </w:rPr>
                    </m:ctrlPr>
                  </m:dPr>
                  <m:e>
                    <m:r>
                      <w:rPr>
                        <w:rFonts w:ascii="Cambria Math" w:hAnsi="Cambria Math"/>
                      </w:rPr>
                      <m:t>2</m:t>
                    </m:r>
                  </m:e>
                </m:d>
              </m:e>
            </m:mr>
          </m:m>
        </m:oMath>
      </m:oMathPara>
    </w:p>
    <w:p w14:paraId="7445F6D3" w14:textId="77777777" w:rsidR="003F0E22" w:rsidRDefault="00E33F84">
      <w:pPr>
        <w:pStyle w:val="FirstParagraph"/>
      </w:pPr>
      <w:r>
        <w:t xml:space="preserve">where </w:t>
      </w:r>
      <m:oMath>
        <m:sSub>
          <m:sSubPr>
            <m:ctrlPr>
              <w:rPr>
                <w:rFonts w:ascii="Cambria Math" w:hAnsi="Cambria Math"/>
              </w:rPr>
            </m:ctrlPr>
          </m:sSubPr>
          <m:e>
            <m:r>
              <w:rPr>
                <w:rFonts w:ascii="Cambria Math" w:hAnsi="Cambria Math"/>
              </w:rPr>
              <m:t>B</m:t>
            </m:r>
          </m:e>
          <m:sub>
            <m:r>
              <w:rPr>
                <w:rFonts w:ascii="Cambria Math" w:hAnsi="Cambria Math"/>
              </w:rPr>
              <m:t>y</m:t>
            </m:r>
          </m:sub>
        </m:sSub>
      </m:oMath>
      <w:r>
        <w:t xml:space="preserve"> is biomass at the start of year </w:t>
      </w:r>
      <m:oMath>
        <m:r>
          <w:rPr>
            <w:rFonts w:ascii="Cambria Math" w:hAnsi="Cambria Math"/>
          </w:rPr>
          <m:t>y</m:t>
        </m:r>
      </m:oMath>
      <w:r>
        <w:t xml:space="preserve">, </w:t>
      </w:r>
      <m:oMath>
        <m:sSub>
          <m:sSubPr>
            <m:ctrlPr>
              <w:rPr>
                <w:rFonts w:ascii="Cambria Math" w:hAnsi="Cambria Math"/>
              </w:rPr>
            </m:ctrlPr>
          </m:sSubPr>
          <m:e>
            <m:r>
              <w:rPr>
                <w:rFonts w:ascii="Cambria Math" w:hAnsi="Cambria Math"/>
              </w:rPr>
              <m:t>C</m:t>
            </m:r>
          </m:e>
          <m:sub>
            <m:r>
              <w:rPr>
                <w:rFonts w:ascii="Cambria Math" w:hAnsi="Cambria Math"/>
              </w:rPr>
              <m:t>y</m:t>
            </m:r>
          </m:sub>
        </m:sSub>
      </m:oMath>
      <w:r>
        <w:t xml:space="preserve"> is the catch through year </w:t>
      </w:r>
      <m:oMath>
        <m:r>
          <w:rPr>
            <w:rFonts w:ascii="Cambria Math" w:hAnsi="Cambria Math"/>
          </w:rPr>
          <m:t>y</m:t>
        </m:r>
      </m:oMath>
      <w:r>
        <w:t xml:space="preserve">, </w:t>
      </w:r>
      <m:oMath>
        <m:r>
          <w:rPr>
            <w:rFonts w:ascii="Cambria Math" w:hAnsi="Cambria Math"/>
          </w:rPr>
          <m:t>g</m:t>
        </m:r>
        <m:d>
          <m:dPr>
            <m:ctrlPr>
              <w:rPr>
                <w:rFonts w:ascii="Cambria Math" w:hAnsi="Cambria Math"/>
              </w:rPr>
            </m:ctrlPr>
          </m:dPr>
          <m:e>
            <m:r>
              <w:rPr>
                <w:rFonts w:ascii="Cambria Math" w:hAnsi="Cambria Math"/>
              </w:rPr>
              <m:t>B</m:t>
            </m:r>
          </m:e>
        </m:d>
      </m:oMath>
      <w:r>
        <w:t xml:space="preserve"> is production as a function of biomass, </w:t>
      </w:r>
      <m:oMath>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is an index of relative abundance in year </w:t>
      </w:r>
      <m:oMath>
        <m:r>
          <w:rPr>
            <w:rFonts w:ascii="Cambria Math" w:hAnsi="Cambria Math"/>
          </w:rPr>
          <m:t>y</m:t>
        </m:r>
      </m:oMath>
      <w:r>
        <w:t xml:space="preserve"> from survey </w:t>
      </w:r>
      <m:oMath>
        <m:r>
          <w:rPr>
            <w:rFonts w:ascii="Cambria Math" w:hAnsi="Cambria Math"/>
          </w:rPr>
          <m:t>i</m:t>
        </m:r>
      </m:oMath>
      <w:r>
        <w:t xml:space="preserve">, </w:t>
      </w:r>
      <m:oMath>
        <m:sSub>
          <m:sSubPr>
            <m:ctrlPr>
              <w:rPr>
                <w:rFonts w:ascii="Cambria Math" w:hAnsi="Cambria Math"/>
              </w:rPr>
            </m:ctrlPr>
          </m:sSubPr>
          <m:e>
            <m:r>
              <w:rPr>
                <w:rFonts w:ascii="Cambria Math" w:hAnsi="Cambria Math"/>
              </w:rPr>
              <m:t>q</m:t>
            </m:r>
          </m:e>
          <m:sub>
            <m:r>
              <w:rPr>
                <w:rFonts w:ascii="Cambria Math" w:hAnsi="Cambria Math"/>
              </w:rPr>
              <m:t>i</m:t>
            </m:r>
          </m:sub>
        </m:sSub>
      </m:oMath>
      <w:r>
        <w:t xml:space="preserve"> is the time-invariant catchability coefficient for survey index </w:t>
      </w:r>
      <m:oMath>
        <m:r>
          <w:rPr>
            <w:rFonts w:ascii="Cambria Math" w:hAnsi="Cambria Math"/>
          </w:rPr>
          <m:t>i</m:t>
        </m:r>
      </m:oMath>
      <w:r>
        <w:t xml:space="preserve">, </w:t>
      </w:r>
      <m:oMath>
        <m:r>
          <w:rPr>
            <w:rFonts w:ascii="Cambria Math" w:hAnsi="Cambria Math"/>
          </w:rPr>
          <m:t>δ</m:t>
        </m:r>
      </m:oMath>
      <w:r>
        <w:t xml:space="preserve"> is process error, and </w:t>
      </w:r>
      <m:oMath>
        <m:r>
          <w:rPr>
            <w:rFonts w:ascii="Cambria Math" w:hAnsi="Cambria Math"/>
          </w:rPr>
          <m:t>ε</m:t>
        </m:r>
      </m:oMath>
      <w:r>
        <w:t xml:space="preserve"> is observation error. Statistical challenges aside, the most difficult aspect of this model to parameterize is the production function as it needs to capture changes caused by growth, recruitment, and natural mortality. Schaefer (</w:t>
      </w:r>
      <w:hyperlink w:anchor="ref-schaefer1954">
        <w:r>
          <w:rPr>
            <w:rStyle w:val="Hyperlink"/>
          </w:rPr>
          <w:t>1954</w:t>
        </w:r>
      </w:hyperlink>
      <w:r>
        <w:t>) proposed a solution by applying the logistic equation to describe self-limiting growth,</w:t>
      </w:r>
    </w:p>
    <w:p w14:paraId="3B1AFCC8" w14:textId="77777777" w:rsidR="003F0E22" w:rsidRDefault="00E33F84">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g</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rB</m:t>
                </m:r>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B</m:t>
                        </m:r>
                      </m:num>
                      <m:den>
                        <m:r>
                          <w:rPr>
                            <w:rFonts w:ascii="Cambria Math" w:hAnsi="Cambria Math"/>
                          </w:rPr>
                          <m:t>K</m:t>
                        </m:r>
                      </m:den>
                    </m:f>
                  </m:e>
                </m:d>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3</m:t>
                    </m:r>
                  </m:e>
                </m:d>
              </m:e>
            </m:mr>
          </m:m>
        </m:oMath>
      </m:oMathPara>
    </w:p>
    <w:p w14:paraId="15604F83" w14:textId="77777777" w:rsidR="003F0E22" w:rsidRDefault="00E33F84">
      <w:pPr>
        <w:pStyle w:val="FirstParagraph"/>
      </w:pPr>
      <w:r>
        <w:t xml:space="preserve">where </w:t>
      </w:r>
      <m:oMath>
        <m:r>
          <w:rPr>
            <w:rFonts w:ascii="Cambria Math" w:hAnsi="Cambria Math"/>
          </w:rPr>
          <m:t>r</m:t>
        </m:r>
      </m:oMath>
      <w:r>
        <w:t xml:space="preserve"> is the maximum per-capita rate of change and </w:t>
      </w:r>
      <m:oMath>
        <m:r>
          <w:rPr>
            <w:rFonts w:ascii="Cambria Math" w:hAnsi="Cambria Math"/>
          </w:rPr>
          <m:t>K</m:t>
        </m:r>
      </m:oMath>
      <w:r>
        <w:t xml:space="preserve"> is the carrying </w:t>
      </w:r>
      <w:proofErr w:type="gramStart"/>
      <w:r>
        <w:t>capacity.</w:t>
      </w:r>
      <w:proofErr w:type="gramEnd"/>
      <w:r>
        <w:t xml:space="preserve"> That is, a populations’ intrinsic ability to grow (</w:t>
      </w:r>
      <m:oMath>
        <m:r>
          <w:rPr>
            <w:rFonts w:ascii="Cambria Math" w:hAnsi="Cambria Math"/>
          </w:rPr>
          <m:t>rB</m:t>
        </m:r>
      </m:oMath>
      <w:r>
        <w:t>) is limited by the size of the current population relative to the maximum biomass the system can support (</w:t>
      </w:r>
      <m:oMath>
        <m:r>
          <w:rPr>
            <w:rFonts w:ascii="Cambria Math" w:hAnsi="Cambria Math"/>
          </w:rPr>
          <m:t>1</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oMath>
      <w:r>
        <w:t xml:space="preserve">). While this formulation offers an elegant description of single-species population dynamics, it assumes that density-dependent effects are solely caused by intraspecific competition and ignores the potential effects of other species inhabiting the same ecological area, competing for the same resources. We present an extension of equation (3) that attempts to account for intra and interspecific competition by assuming that density-dependent effects are incurred when the total biomass of multiple species, represented by </w:t>
      </w:r>
      <m:oMath>
        <m:r>
          <w:rPr>
            <w:rFonts w:ascii="Cambria Math" w:hAnsi="Cambria Math"/>
          </w:rPr>
          <m:t>s</m:t>
        </m:r>
      </m:oMath>
      <w:r>
        <w:t>, exceeds the capacity of the system,</w:t>
      </w:r>
    </w:p>
    <w:p w14:paraId="2AD719AD" w14:textId="77777777" w:rsidR="003F0E22" w:rsidRDefault="00E33F84">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s</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s</m:t>
                    </m:r>
                  </m:sub>
                </m:sSub>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B</m:t>
                                </m:r>
                              </m:e>
                              <m:sub>
                                <m:r>
                                  <w:rPr>
                                    <w:rFonts w:ascii="Cambria Math" w:hAnsi="Cambria Math"/>
                                  </w:rPr>
                                  <m:t>s</m:t>
                                </m:r>
                              </m:sub>
                            </m:sSub>
                          </m:e>
                        </m:nary>
                      </m:num>
                      <m:den>
                        <m:r>
                          <w:rPr>
                            <w:rFonts w:ascii="Cambria Math" w:hAnsi="Cambria Math"/>
                          </w:rPr>
                          <m:t>K</m:t>
                        </m:r>
                      </m:den>
                    </m:f>
                  </m:e>
                </m:d>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4</m:t>
                    </m:r>
                  </m:e>
                </m:d>
              </m:e>
            </m:mr>
          </m:m>
        </m:oMath>
      </m:oMathPara>
    </w:p>
    <w:p w14:paraId="1900C775" w14:textId="77777777" w:rsidR="003F0E22" w:rsidRDefault="00E33F84">
      <w:pPr>
        <w:pStyle w:val="FirstParagraph"/>
      </w:pPr>
      <w:r>
        <w:lastRenderedPageBreak/>
        <w:t xml:space="preserve">While intrinsic rates of growth may vary across species, this formulation implies that the growth of all species is ultimately limited by the finite amount of energy in a region (i.e., as the total population of all species in the system increases towards </w:t>
      </w:r>
      <m:oMath>
        <m:r>
          <w:rPr>
            <w:rFonts w:ascii="Cambria Math" w:hAnsi="Cambria Math"/>
          </w:rPr>
          <m:t>K</m:t>
        </m:r>
      </m:oMath>
      <w:r>
        <w:t>, year-over-year growth of all species slows). Combining equations (1), (2), and (4), our model becomes</w:t>
      </w:r>
    </w:p>
    <w:p w14:paraId="4DF0A387" w14:textId="77777777" w:rsidR="003F0E22" w:rsidRDefault="00E33F84">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s</m:t>
                    </m:r>
                  </m:sub>
                </m:sSub>
                <m:r>
                  <m:rPr>
                    <m:sty m:val="p"/>
                  </m:rPr>
                  <w:rPr>
                    <w:rFonts w:ascii="Cambria Math" w:hAnsi="Cambria Math"/>
                  </w:rPr>
                  <m:t>=</m:t>
                </m:r>
              </m:e>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e>
                            </m:nary>
                          </m:num>
                          <m:den>
                            <m:r>
                              <w:rPr>
                                <w:rFonts w:ascii="Cambria Math" w:hAnsi="Cambria Math"/>
                              </w:rPr>
                              <m:t>K</m:t>
                            </m:r>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e>
                </m:d>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sup>
                </m:sSup>
              </m:e>
              <m:e>
                <m:r>
                  <w:rPr>
                    <w:rFonts w:ascii="Cambria Math" w:hAnsi="Cambria Math"/>
                  </w:rPr>
                  <m:t>  </m:t>
                </m:r>
                <m:d>
                  <m:dPr>
                    <m:ctrlPr>
                      <w:rPr>
                        <w:rFonts w:ascii="Cambria Math" w:hAnsi="Cambria Math"/>
                      </w:rPr>
                    </m:ctrlPr>
                  </m:dPr>
                  <m:e>
                    <m:r>
                      <w:rPr>
                        <w:rFonts w:ascii="Cambria Math" w:hAnsi="Cambria Math"/>
                      </w:rPr>
                      <m:t>5</m:t>
                    </m:r>
                  </m:e>
                </m:d>
              </m:e>
            </m:mr>
            <m:mr>
              <m:e/>
              <m:e/>
              <m:e/>
            </m:mr>
            <m:mr>
              <m:e>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r>
                  <m:rPr>
                    <m:sty m:val="p"/>
                  </m:rPr>
                  <w:rPr>
                    <w:rFonts w:ascii="Cambria Math" w:hAnsi="Cambria Math"/>
                  </w:rPr>
                  <m:t>=</m:t>
                </m:r>
              </m:e>
              <m:e>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s</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sup>
                </m:sSup>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6</m:t>
                    </m:r>
                  </m:e>
                </m:d>
              </m:e>
            </m:mr>
          </m:m>
        </m:oMath>
      </m:oMathPara>
    </w:p>
    <w:p w14:paraId="23BE4B96" w14:textId="77777777" w:rsidR="003F0E22" w:rsidRDefault="00E33F84">
      <w:pPr>
        <w:pStyle w:val="FirstParagraph"/>
      </w:pPr>
      <w:r>
        <w:t xml:space="preserve">The inclusion of multiple species in the model permits the estimation of covariance. While covarying changes in observed populations may be described using observation errors, we assume that most covariance stems from ecosystem processes. We therefore assume that observation errors are independent and normally distributed such that </w:t>
      </w:r>
      <m:oMath>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Sub>
          </m:e>
        </m:d>
      </m:oMath>
      <w:r>
        <w:t xml:space="preserve">, where the standard deviation parameter </w:t>
      </w:r>
      <m:oMath>
        <m:sSub>
          <m:sSubPr>
            <m:ctrlPr>
              <w:rPr>
                <w:rFonts w:ascii="Cambria Math" w:hAnsi="Cambria Math"/>
              </w:rPr>
            </m:ctrlPr>
          </m:sSub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Sub>
      </m:oMath>
      <w:r>
        <w:t xml:space="preserve"> represents species and survey specific levels of observation error. A more flexible error structure is used to describe the process errors as ecological processes may contribute to species or temporal dependencies. Beyond the global limiting effect of </w:t>
      </w:r>
      <m:oMath>
        <m:r>
          <w:rPr>
            <w:rFonts w:ascii="Cambria Math" w:hAnsi="Cambria Math"/>
          </w:rPr>
          <m:t>K</m:t>
        </m:r>
      </m:oMath>
      <w:r>
        <w:t>, species interactions may elicit positive or negative population responses resulting from direct or indirect associations. We therefore apply the multivariate normal distribution to account for the possibility that process errors are not independent across species. Deviations from expected production may also display temporal dependence if the factors contributing to the process errors change gradually over time. Such inertia may cause positive or negative process errors to persist across several years. A first-order autoregressive (AR1) process was therefore applied to account for temporal dependence. Both sources of dependence are modeled using a multivariate AR1 process where</w:t>
      </w:r>
    </w:p>
    <w:p w14:paraId="56666F4A" w14:textId="77777777" w:rsidR="003F0E22" w:rsidRDefault="00E33F84">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δ</m:t>
                    </m:r>
                  </m:e>
                  <m:sub>
                    <m:r>
                      <w:rPr>
                        <w:rFonts w:ascii="Cambria Math" w:hAnsi="Cambria Math"/>
                      </w:rPr>
                      <m:t>1</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mr>
            <m:mr>
              <m:e>
                <m:sSub>
                  <m:sSubPr>
                    <m:ctrlPr>
                      <w:rPr>
                        <w:rFonts w:ascii="Cambria Math" w:hAnsi="Cambria Math"/>
                      </w:rPr>
                    </m:ctrlPr>
                  </m:sSubPr>
                  <m:e>
                    <m:r>
                      <w:rPr>
                        <w:rFonts w:ascii="Cambria Math" w:hAnsi="Cambria Math"/>
                      </w:rPr>
                      <m:t>δ</m:t>
                    </m:r>
                  </m:e>
                  <m:sub>
                    <m:r>
                      <w:rPr>
                        <w:rFonts w:ascii="Cambria Math" w:hAnsi="Cambria Math"/>
                      </w:rPr>
                      <m:t>2</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ϕ</m:t>
                </m:r>
                <m:sSub>
                  <m:sSubPr>
                    <m:ctrlPr>
                      <w:rPr>
                        <w:rFonts w:ascii="Cambria Math" w:hAnsi="Cambria Math"/>
                      </w:rPr>
                    </m:ctrlPr>
                  </m:sSubPr>
                  <m:e>
                    <m:r>
                      <w:rPr>
                        <w:rFonts w:ascii="Cambria Math" w:hAnsi="Cambria Math"/>
                      </w:rPr>
                      <m:t>δ</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ε</m:t>
                    </m:r>
                  </m:e>
                  <m:sub>
                    <m:r>
                      <w:rPr>
                        <w:rFonts w:ascii="Cambria Math" w:hAnsi="Cambria Math"/>
                      </w:rPr>
                      <m:t>2</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ε</m:t>
                    </m:r>
                  </m:e>
                  <m:sub>
                    <m:r>
                      <w:rPr>
                        <w:rFonts w:ascii="Cambria Math" w:hAnsi="Cambria Math"/>
                      </w:rPr>
                      <m:t>2</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r>
                  <w:rPr>
                    <w:rFonts w:ascii="Cambria Math" w:hAnsi="Cambria Math"/>
                  </w:rPr>
                  <m:t>  </m:t>
                </m:r>
                <m:d>
                  <m:dPr>
                    <m:ctrlPr>
                      <w:rPr>
                        <w:rFonts w:ascii="Cambria Math" w:hAnsi="Cambria Math"/>
                      </w:rPr>
                    </m:ctrlPr>
                  </m:dPr>
                  <m:e>
                    <m:r>
                      <w:rPr>
                        <w:rFonts w:ascii="Cambria Math" w:hAnsi="Cambria Math"/>
                      </w:rPr>
                      <m:t>7</m:t>
                    </m:r>
                  </m:e>
                </m:d>
              </m:e>
            </m:mr>
            <m:mr>
              <m:e>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ϕ</m:t>
                </m:r>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ε</m:t>
                    </m:r>
                  </m:e>
                  <m:sub>
                    <m:r>
                      <w:rPr>
                        <w:rFonts w:ascii="Cambria Math" w:hAnsi="Cambria Math"/>
                      </w:rPr>
                      <m:t>y</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ε</m:t>
                    </m:r>
                  </m:e>
                  <m:sub>
                    <m:r>
                      <w:rPr>
                        <w:rFonts w:ascii="Cambria Math" w:hAnsi="Cambria Math"/>
                      </w:rPr>
                      <m:t>y</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mr>
          </m:m>
        </m:oMath>
      </m:oMathPara>
    </w:p>
    <w:p w14:paraId="32C853C2" w14:textId="77777777" w:rsidR="003F0E22" w:rsidRDefault="00E33F84">
      <w:pPr>
        <w:pStyle w:val="FirstParagraph"/>
      </w:pPr>
      <w:r>
        <w:t>and</w:t>
      </w:r>
    </w:p>
    <w:p w14:paraId="4A420634" w14:textId="77777777" w:rsidR="003F0E22" w:rsidRDefault="00E33F84">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Σ</m:t>
                    </m:r>
                  </m:e>
                  <m:sub>
                    <m: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m>
                      <m:mPr>
                        <m:plcHide m:val="1"/>
                        <m:mcs>
                          <m:mc>
                            <m:mcPr>
                              <m:count m:val="5"/>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σ</m:t>
                              </m:r>
                            </m:e>
                            <m:sub>
                              <m:r>
                                <w:rPr>
                                  <w:rFonts w:ascii="Cambria Math" w:hAnsi="Cambria Math"/>
                                </w:rPr>
                                <m:t>1</m:t>
                              </m:r>
                            </m:sub>
                            <m:sup>
                              <m:r>
                                <w:rPr>
                                  <w:rFonts w:ascii="Cambria Math" w:hAnsi="Cambria Math"/>
                                </w:rPr>
                                <m:t>2</m:t>
                              </m:r>
                            </m:sup>
                          </m:sSubSup>
                        </m:e>
                        <m:e>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ρ</m:t>
                              </m:r>
                            </m:e>
                            <m:sub>
                              <m:r>
                                <w:rPr>
                                  <w:rFonts w:ascii="Cambria Math" w:hAnsi="Cambria Math"/>
                                </w:rPr>
                                <m:t>1</m:t>
                              </m:r>
                              <m:r>
                                <m:rPr>
                                  <m:sty m:val="p"/>
                                </m:rPr>
                                <w:rPr>
                                  <w:rFonts w:ascii="Cambria Math" w:hAnsi="Cambria Math"/>
                                </w:rPr>
                                <m:t>,</m:t>
                              </m:r>
                              <m:r>
                                <w:rPr>
                                  <w:rFonts w:ascii="Cambria Math" w:hAnsi="Cambria Math"/>
                                </w:rPr>
                                <m:t>2</m:t>
                              </m:r>
                            </m:sub>
                          </m:sSub>
                        </m:e>
                        <m:e>
                          <m:r>
                            <m:rPr>
                              <m:sty m:val="p"/>
                            </m:rPr>
                            <w:rPr>
                              <w:rFonts w:ascii="Cambria Math" w:hAnsi="Cambria Math"/>
                            </w:rPr>
                            <m:t>…</m:t>
                          </m:r>
                        </m:e>
                        <m:e>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1</m:t>
                              </m:r>
                              <m:r>
                                <m:rPr>
                                  <m:sty m:val="p"/>
                                </m:rPr>
                                <w:rPr>
                                  <w:rFonts w:ascii="Cambria Math" w:hAnsi="Cambria Math"/>
                                </w:rPr>
                                <m:t>,</m:t>
                              </m:r>
                              <m:r>
                                <w:rPr>
                                  <w:rFonts w:ascii="Cambria Math" w:hAnsi="Cambria Math"/>
                                </w:rPr>
                                <m:t>s</m:t>
                              </m:r>
                            </m:sub>
                          </m:sSub>
                        </m:e>
                        <m:e/>
                      </m:mr>
                      <m:mr>
                        <m:e>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ρ</m:t>
                              </m:r>
                            </m:e>
                            <m:sub>
                              <m:r>
                                <w:rPr>
                                  <w:rFonts w:ascii="Cambria Math" w:hAnsi="Cambria Math"/>
                                </w:rPr>
                                <m:t>2</m:t>
                              </m:r>
                              <m:r>
                                <m:rPr>
                                  <m:sty m:val="p"/>
                                </m:rPr>
                                <w:rPr>
                                  <w:rFonts w:ascii="Cambria Math" w:hAnsi="Cambria Math"/>
                                </w:rPr>
                                <m:t>,</m:t>
                              </m:r>
                              <m:r>
                                <w:rPr>
                                  <w:rFonts w:ascii="Cambria Math" w:hAnsi="Cambria Math"/>
                                </w:rPr>
                                <m:t>1</m:t>
                              </m:r>
                            </m:sub>
                          </m:sSub>
                        </m:e>
                        <m:e>
                          <m:sSubSup>
                            <m:sSubSupPr>
                              <m:ctrlPr>
                                <w:rPr>
                                  <w:rFonts w:ascii="Cambria Math" w:hAnsi="Cambria Math"/>
                                </w:rPr>
                              </m:ctrlPr>
                            </m:sSubSupPr>
                            <m:e>
                              <m:r>
                                <w:rPr>
                                  <w:rFonts w:ascii="Cambria Math" w:hAnsi="Cambria Math"/>
                                </w:rPr>
                                <m:t>σ</m:t>
                              </m:r>
                            </m:e>
                            <m:sub>
                              <m:r>
                                <w:rPr>
                                  <w:rFonts w:ascii="Cambria Math" w:hAnsi="Cambria Math"/>
                                </w:rPr>
                                <m:t>2</m:t>
                              </m:r>
                            </m:sub>
                            <m:sup>
                              <m:r>
                                <w:rPr>
                                  <w:rFonts w:ascii="Cambria Math" w:hAnsi="Cambria Math"/>
                                </w:rPr>
                                <m:t>2</m:t>
                              </m:r>
                            </m:sup>
                          </m:sSubSup>
                        </m:e>
                        <m:e>
                          <m:r>
                            <m:rPr>
                              <m:sty m:val="p"/>
                            </m:rPr>
                            <w:rPr>
                              <w:rFonts w:ascii="Cambria Math" w:hAnsi="Cambria Math"/>
                            </w:rPr>
                            <m:t>…</m:t>
                          </m:r>
                        </m:e>
                        <m:e>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2</m:t>
                              </m:r>
                              <m:r>
                                <m:rPr>
                                  <m:sty m:val="p"/>
                                </m:rPr>
                                <w:rPr>
                                  <w:rFonts w:ascii="Cambria Math" w:hAnsi="Cambria Math"/>
                                </w:rPr>
                                <m:t>,</m:t>
                              </m:r>
                              <m:r>
                                <w:rPr>
                                  <w:rFonts w:ascii="Cambria Math" w:hAnsi="Cambria Math"/>
                                </w:rPr>
                                <m:t>s</m:t>
                              </m:r>
                            </m:sub>
                          </m:sSub>
                        </m:e>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mr>
                      <m:m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1</m:t>
                              </m:r>
                            </m:sub>
                          </m:sSub>
                        </m:e>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2</m:t>
                              </m:r>
                            </m:sub>
                          </m:sSub>
                        </m:e>
                        <m:e>
                          <m:r>
                            <m:rPr>
                              <m:sty m:val="p"/>
                            </m:rPr>
                            <w:rPr>
                              <w:rFonts w:ascii="Cambria Math" w:hAnsi="Cambria Math"/>
                            </w:rPr>
                            <m:t>…</m:t>
                          </m:r>
                        </m:e>
                        <m:e>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e>
                        <m:e/>
                      </m:mr>
                    </m:m>
                  </m:e>
                </m:d>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8</m:t>
                    </m:r>
                  </m:e>
                </m:d>
              </m:e>
            </m:mr>
          </m:m>
        </m:oMath>
      </m:oMathPara>
    </w:p>
    <w:p w14:paraId="61F4D2BA" w14:textId="77777777" w:rsidR="003F0E22" w:rsidRDefault="00E33F84">
      <w:pPr>
        <w:pStyle w:val="FirstParagraph"/>
      </w:pPr>
      <w:r>
        <w:t xml:space="preserve">The degree of temporal correlation is controlled by </w:t>
      </w:r>
      <m:oMath>
        <m:r>
          <w:rPr>
            <w:rFonts w:ascii="Cambria Math" w:hAnsi="Cambria Math"/>
          </w:rPr>
          <m:t>ϕ</m:t>
        </m:r>
      </m:oMath>
      <w:r>
        <w:t xml:space="preserve">, where values between 0 to 1 represent low to high correlation, and species-to-species correlations are described by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oMath>
      <w:r>
        <w:t xml:space="preserve">, where values between -1 to 1 represent negative to positive correlation. This is a flexible structure that allows for the testing of alternate hypotheses that process errors are independent through time or across species (i.e, </w:t>
      </w:r>
      <m:oMath>
        <m:r>
          <w:rPr>
            <w:rFonts w:ascii="Cambria Math" w:hAnsi="Cambria Math"/>
          </w:rPr>
          <m:t>ϕ</m:t>
        </m:r>
        <m:r>
          <m:rPr>
            <m:sty m:val="p"/>
          </m:rPr>
          <w:rPr>
            <w:rFonts w:ascii="Cambria Math" w:hAnsi="Cambria Math"/>
          </w:rPr>
          <m:t>=</m:t>
        </m:r>
        <m:r>
          <w:rPr>
            <w:rFonts w:ascii="Cambria Math" w:hAnsi="Cambria Math"/>
          </w:rPr>
          <m:t>0</m:t>
        </m:r>
      </m:oMath>
      <w:r>
        <w:t xml:space="preserve"> or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0</m:t>
        </m:r>
      </m:oMath>
      <w:r>
        <w:t xml:space="preserve">). The possibility that process errors are similarly correlated across all species may also be tested by estimating only one </w:t>
      </w:r>
      <m:oMath>
        <m:r>
          <w:rPr>
            <w:rFonts w:ascii="Cambria Math" w:hAnsi="Cambria Math"/>
          </w:rPr>
          <m:t>ρ</m:t>
        </m:r>
      </m:oMath>
      <w:r>
        <w:t xml:space="preserve"> parameter. Finally, the magnitude of the process error deviations is controlled by the species-specific standard deviation parameters, </w:t>
      </w:r>
      <m:oMath>
        <m:sSub>
          <m:sSubPr>
            <m:ctrlPr>
              <w:rPr>
                <w:rFonts w:ascii="Cambria Math" w:hAnsi="Cambria Math"/>
              </w:rPr>
            </m:ctrlPr>
          </m:sSubPr>
          <m:e>
            <m:r>
              <w:rPr>
                <w:rFonts w:ascii="Cambria Math" w:hAnsi="Cambria Math"/>
              </w:rPr>
              <m:t>σ</m:t>
            </m:r>
          </m:e>
          <m:sub>
            <m:r>
              <w:rPr>
                <w:rFonts w:ascii="Cambria Math" w:hAnsi="Cambria Math"/>
              </w:rPr>
              <m:t>s</m:t>
            </m:r>
          </m:sub>
        </m:sSub>
      </m:oMath>
      <w:r>
        <w:t>.</w:t>
      </w:r>
    </w:p>
    <w:p w14:paraId="0845219C" w14:textId="77777777" w:rsidR="003F0E22" w:rsidRDefault="00E33F84">
      <w:pPr>
        <w:pStyle w:val="BodyText"/>
      </w:pPr>
      <w:r>
        <w:t xml:space="preserve">Minor extensions of the formulation also permit the fitting of covariates which may describe an underlying linear effect. Two options were implemented, one that affects the process errors by substituting </w:t>
      </w:r>
      <m:oMath>
        <m:sSup>
          <m:sSupPr>
            <m:ctrlPr>
              <w:rPr>
                <w:rFonts w:ascii="Cambria Math" w:hAnsi="Cambria Math"/>
              </w:rPr>
            </m:ctrlPr>
          </m:sSupPr>
          <m:e>
            <m:r>
              <w:rPr>
                <w:rFonts w:ascii="Cambria Math" w:hAnsi="Cambria Math"/>
              </w:rPr>
              <m:t>e</m:t>
            </m:r>
          </m:e>
          <m:sup>
            <m:r>
              <w:rPr>
                <w:rFonts w:ascii="Cambria Math" w:hAnsi="Cambria Math"/>
              </w:rPr>
              <m:t>δy</m:t>
            </m:r>
            <m:r>
              <m:rPr>
                <m:sty m:val="p"/>
              </m:rPr>
              <w:rPr>
                <w:rFonts w:ascii="Cambria Math" w:hAnsi="Cambria Math"/>
              </w:rPr>
              <m:t>,</m:t>
            </m:r>
            <m:r>
              <w:rPr>
                <w:rFonts w:ascii="Cambria Math" w:hAnsi="Cambria Math"/>
              </w:rPr>
              <m:t>s</m:t>
            </m:r>
          </m:sup>
        </m:sSup>
      </m:oMath>
      <w:r>
        <w:t xml:space="preserve"> in equation (5) with </w:t>
      </w:r>
      <m:oMath>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δ</m:t>
                </m:r>
              </m:sub>
            </m:sSub>
            <m:sSubSup>
              <m:sSubSupPr>
                <m:ctrlPr>
                  <w:rPr>
                    <w:rFonts w:ascii="Cambria Math" w:hAnsi="Cambria Math"/>
                  </w:rPr>
                </m:ctrlPr>
              </m:sSubSupPr>
              <m:e>
                <m:r>
                  <w:rPr>
                    <w:rFonts w:ascii="Cambria Math" w:hAnsi="Cambria Math"/>
                  </w:rPr>
                  <m:t>X</m:t>
                </m:r>
              </m:e>
              <m:sub>
                <m:r>
                  <w:rPr>
                    <w:rFonts w:ascii="Cambria Math" w:hAnsi="Cambria Math"/>
                  </w:rPr>
                  <m:t>y</m:t>
                </m:r>
                <m:r>
                  <m:rPr>
                    <m:sty m:val="p"/>
                  </m:rPr>
                  <w:rPr>
                    <w:rFonts w:ascii="Cambria Math" w:hAnsi="Cambria Math"/>
                  </w:rPr>
                  <m:t>,</m:t>
                </m:r>
                <m:r>
                  <w:rPr>
                    <w:rFonts w:ascii="Cambria Math" w:hAnsi="Cambria Math"/>
                  </w:rPr>
                  <m:t>s</m:t>
                </m:r>
              </m:sub>
              <m:sup>
                <m:r>
                  <w:rPr>
                    <w:rFonts w:ascii="Cambria Math" w:hAnsi="Cambria Math"/>
                  </w:rPr>
                  <m:t>δ</m:t>
                </m:r>
              </m:sup>
            </m:sSubSup>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sup>
        </m:sSup>
      </m:oMath>
      <w:r>
        <w:t xml:space="preserve">, and another that affects the carrying capacity by substituting </w:t>
      </w:r>
      <m:oMath>
        <m:r>
          <w:rPr>
            <w:rFonts w:ascii="Cambria Math" w:hAnsi="Cambria Math"/>
          </w:rPr>
          <m:t>K</m:t>
        </m:r>
      </m:oMath>
      <w:r>
        <w:t xml:space="preserve"> in equation (5) with </w:t>
      </w:r>
      <m:oMath>
        <m:r>
          <w:rPr>
            <w:rFonts w:ascii="Cambria Math" w:hAnsi="Cambria Math"/>
          </w:rPr>
          <m:t>K</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K</m:t>
                </m:r>
              </m:sub>
            </m:sSub>
            <m:sSubSup>
              <m:sSubSupPr>
                <m:ctrlPr>
                  <w:rPr>
                    <w:rFonts w:ascii="Cambria Math" w:hAnsi="Cambria Math"/>
                  </w:rPr>
                </m:ctrlPr>
              </m:sSubSupPr>
              <m:e>
                <m:r>
                  <w:rPr>
                    <w:rFonts w:ascii="Cambria Math" w:hAnsi="Cambria Math"/>
                  </w:rPr>
                  <m:t>X</m:t>
                </m:r>
              </m:e>
              <m:sub>
                <m:r>
                  <w:rPr>
                    <w:rFonts w:ascii="Cambria Math" w:hAnsi="Cambria Math"/>
                  </w:rPr>
                  <m:t>y</m:t>
                </m:r>
              </m:sub>
              <m:sup>
                <m:r>
                  <w:rPr>
                    <w:rFonts w:ascii="Cambria Math" w:hAnsi="Cambria Math"/>
                  </w:rPr>
                  <m:t>K</m:t>
                </m:r>
              </m:sup>
            </m:sSubSup>
          </m:sup>
        </m:sSup>
      </m:oMath>
      <w:r>
        <w:t xml:space="preserve">, where </w:t>
      </w:r>
      <m:oMath>
        <m:r>
          <w:rPr>
            <w:rFonts w:ascii="Cambria Math" w:hAnsi="Cambria Math"/>
          </w:rPr>
          <m:t>β</m:t>
        </m:r>
      </m:oMath>
      <w:r>
        <w:t xml:space="preserve"> parameters capture linear effects of covariates included in design matrices, </w:t>
      </w:r>
      <m:oMath>
        <m:r>
          <w:rPr>
            <w:rFonts w:ascii="Cambria Math" w:hAnsi="Cambria Math"/>
          </w:rPr>
          <m:t>X</m:t>
        </m:r>
      </m:oMath>
      <w:r>
        <w:t>. The idea is that some factors may affect positive or negative changes in the populations while others may affect change in the total carrying capacity of the system. A covariate option for intrinsic rates of increase was not implemented since one goal of this model is to obtain estimates of this vital rate, which is not expected to change rapidly as it is shaped by natural selection (</w:t>
      </w:r>
      <w:hyperlink w:anchor="ref-hutchings2021">
        <w:r>
          <w:rPr>
            <w:rStyle w:val="Hyperlink"/>
          </w:rPr>
          <w:t>Hutchings, 2021</w:t>
        </w:r>
      </w:hyperlink>
      <w:r>
        <w:t xml:space="preserve">). The formulation was also modified to fit </w:t>
      </w:r>
      <w:r>
        <w:lastRenderedPageBreak/>
        <w:t xml:space="preserve">the single-species Schaefer production function by dropping the summation of biomass in equation (5) and estimating species-specific carrying capacities, </w:t>
      </w:r>
      <m:oMath>
        <m:sSub>
          <m:sSubPr>
            <m:ctrlPr>
              <w:rPr>
                <w:rFonts w:ascii="Cambria Math" w:hAnsi="Cambria Math"/>
              </w:rPr>
            </m:ctrlPr>
          </m:sSubPr>
          <m:e>
            <m:r>
              <w:rPr>
                <w:rFonts w:ascii="Cambria Math" w:hAnsi="Cambria Math"/>
              </w:rPr>
              <m:t>K</m:t>
            </m:r>
          </m:e>
          <m:sub>
            <m:r>
              <w:rPr>
                <w:rFonts w:ascii="Cambria Math" w:hAnsi="Cambria Math"/>
              </w:rPr>
              <m:t>s</m:t>
            </m:r>
          </m:sub>
        </m:sSub>
      </m:oMath>
      <w:r>
        <w:t xml:space="preserve"> (i.e., apply equation (3) indexed by species).</w:t>
      </w:r>
    </w:p>
    <w:p w14:paraId="5F2710B2" w14:textId="77777777" w:rsidR="003F0E22" w:rsidRDefault="00E33F84">
      <w:pPr>
        <w:pStyle w:val="Heading2"/>
      </w:pPr>
      <w:bookmarkStart w:id="4" w:name="statistical-framework"/>
      <w:bookmarkEnd w:id="3"/>
      <w:r>
        <w:t>Statistical framework</w:t>
      </w:r>
    </w:p>
    <w:p w14:paraId="78B87140" w14:textId="77777777" w:rsidR="003F0E22" w:rsidRDefault="00E33F84">
      <w:pPr>
        <w:pStyle w:val="FirstParagraph"/>
      </w:pPr>
      <w:r>
        <w:t xml:space="preserve">This model was implemented using template model builder (TMB; </w:t>
      </w:r>
      <w:hyperlink w:anchor="ref-kristensen2015">
        <w:r>
          <w:rPr>
            <w:rStyle w:val="Hyperlink"/>
          </w:rPr>
          <w:t>Kristensen et al., 2016</w:t>
        </w:r>
      </w:hyperlink>
      <w:r>
        <w:t>), which is a R (</w:t>
      </w:r>
      <w:hyperlink w:anchor="ref-R">
        <w:r>
          <w:rPr>
            <w:rStyle w:val="Hyperlink"/>
          </w:rPr>
          <w:t>R Core Team, 2021</w:t>
        </w:r>
      </w:hyperlink>
      <w:r>
        <w:t xml:space="preserve">) package that enables the fitting of complex nonlinear random effects such as the latent </w:t>
      </w:r>
      <m:oMath>
        <m:r>
          <w:rPr>
            <w:rFonts w:ascii="Cambria Math" w:hAnsi="Cambria Math"/>
          </w:rPr>
          <m:t>B</m:t>
        </m:r>
      </m:oMath>
      <w:r>
        <w:t xml:space="preserve"> variable in state-space production models (equation (1)). Such variables are not directly measured but are inferred indirectly via observed values. Data fitting is accomplished using a combination of Laplace approximation and automatic differentiation to evaluate the joint likelihood (</w:t>
      </w:r>
      <w:hyperlink w:anchor="ref-kristensen2015">
        <w:r>
          <w:rPr>
            <w:rStyle w:val="Hyperlink"/>
          </w:rPr>
          <w:t>Kristensen et al., 2016</w:t>
        </w:r>
      </w:hyperlink>
      <w:r>
        <w:t>). Like the production model described by Pedersen et al. (</w:t>
      </w:r>
      <w:hyperlink w:anchor="ref-pedersen2017">
        <w:r>
          <w:rPr>
            <w:rStyle w:val="Hyperlink"/>
          </w:rPr>
          <w:t>2017</w:t>
        </w:r>
      </w:hyperlink>
      <w:r>
        <w:t>), both frequentist and Bayesian inference of model parameters are possible. In development, we found that estimation of parameters was generally more successful when vaguely informative priors were specified, and in some cases, not estimatable when unconstrained.</w:t>
      </w:r>
    </w:p>
    <w:p w14:paraId="56DD965D" w14:textId="77777777" w:rsidR="003F0E22" w:rsidRDefault="00E33F84">
      <w:pPr>
        <w:pStyle w:val="Heading2"/>
      </w:pPr>
      <w:bookmarkStart w:id="5" w:name="case-study"/>
      <w:bookmarkEnd w:id="4"/>
      <w:r>
        <w:t>Case study</w:t>
      </w:r>
    </w:p>
    <w:p w14:paraId="0DDE6034" w14:textId="77777777" w:rsidR="003F0E22" w:rsidRDefault="00E33F84">
      <w:pPr>
        <w:pStyle w:val="Heading3"/>
      </w:pPr>
      <w:bookmarkStart w:id="6" w:name="data"/>
      <w:r>
        <w:t>Data</w:t>
      </w:r>
    </w:p>
    <w:p w14:paraId="271D6C61" w14:textId="77777777" w:rsidR="003F0E22" w:rsidRDefault="00E33F84">
      <w:pPr>
        <w:pStyle w:val="FirstParagraph"/>
      </w:pPr>
      <w:r>
        <w:t>The multispecies production model described above requires two basic inputs for each species: a time-series of catch (</w:t>
      </w:r>
      <m:oMath>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in equation (5)), and an index of population size (</w:t>
      </w:r>
      <m:oMath>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in equation (6)). The Northwest Atlantic Fisheries Organization (NAFO) and Fisheries and Oceans Canada (DFO) have been collecting and curating such information for multiple fish populations along the shelves of Newfoundland and Labrador (NL) since the 1970s. The communities inhabiting </w:t>
      </w:r>
      <w:r>
        <w:lastRenderedPageBreak/>
        <w:t>these shelves can be divided into several regions with distinct productivity [i.e. ecosystem production units; Pepin et al. (</w:t>
      </w:r>
      <w:hyperlink w:anchor="ref-pepin2014">
        <w:r>
          <w:rPr>
            <w:rStyle w:val="Hyperlink"/>
          </w:rPr>
          <w:t>2014</w:t>
        </w:r>
      </w:hyperlink>
      <w:r>
        <w:t>)]. For our case study, we tallied catch data and calculated survey indices of multiple demersal fish populations from three regions (Figure 1): 1) the Northeast NL Shelf (NAFO divisions 2J3K), 2) the Grand Bank (NAFO divisions 3LNO), and 3) Southern NL (NAFO sub-division 3Ps).</w:t>
      </w:r>
    </w:p>
    <w:p w14:paraId="2ED395A3" w14:textId="77777777" w:rsidR="003F0E22" w:rsidRDefault="00E33F84">
      <w:pPr>
        <w:pStyle w:val="BodyText"/>
      </w:pPr>
      <w:r>
        <w:t>Catch data were extracted from NAFO’s STATLANT 21A (</w:t>
      </w:r>
      <w:hyperlink r:id="rId11">
        <w:r>
          <w:rPr>
            <w:rStyle w:val="Hyperlink"/>
          </w:rPr>
          <w:t>https://www.nafo.int/Data/STATLANT-21A</w:t>
        </w:r>
      </w:hyperlink>
      <w:r>
        <w:t>, accessed 2022-01-21) and aggregated by region, species, and year. Survey indices were derived from the standardized, stratified random bottom-trawl surveys conducted each spring and fall by DFO; this is perhaps the largest fisheries-independent survey conducted in the world, which aims to cover more than 500,000 km</w:t>
      </w:r>
      <w:r>
        <w:rPr>
          <w:vertAlign w:val="superscript"/>
        </w:rPr>
        <w:t>2</w:t>
      </w:r>
      <w:r>
        <w:t xml:space="preserve"> annually (roughly the size of Sweden or the Yukon, Canada) to depth up to 1500 m. Since the inception of this program in 1971, survey platforms and protocols have undergone a series of changes that affect the continuity of the data collected in each region and season. A Yankee then Engel otter trawl, with nets designed to catch large demersal fish, were used between 1971 to 1994. After 1995, both survey vessels and gear were changed. Since then, a Campelen shrimp trawl has been used and, because of its smaller mesh size, a broader range of species and size groups have been captured (</w:t>
      </w:r>
      <w:hyperlink w:anchor="ref-chadwick2007">
        <w:r>
          <w:rPr>
            <w:rStyle w:val="Hyperlink"/>
          </w:rPr>
          <w:t>Chadwick et al., 2007</w:t>
        </w:r>
      </w:hyperlink>
      <w:r>
        <w:t>). Within each era of the survey (Yankee, Engel, or Campelen) and for each season and region, samples used in this study were limited to strata that were covered most years (&gt; 80%) and to species found across more than 10% of these core strata. This often resulted in the exclusion of strata &gt;750 m as these areas have been inconsistently covered by the survey. Stratified analyses (</w:t>
      </w:r>
      <w:hyperlink w:anchor="ref-smith1981">
        <w:r>
          <w:rPr>
            <w:rStyle w:val="Hyperlink"/>
          </w:rPr>
          <w:t>Smith &amp; Somerton, 1981</w:t>
        </w:r>
      </w:hyperlink>
      <w:r>
        <w:t xml:space="preserve">) were then conducted on the remaining species to obtain indices of total biomass. To minimize bias introduced by inconsistent survey coverage, indices from years where more than 20% of the </w:t>
      </w:r>
      <w:r>
        <w:lastRenderedPageBreak/>
        <w:t>biomass was likely missed, inferred from time averaged percent occupancy within strata, were excluded from our analysis [</w:t>
      </w:r>
      <w:r>
        <w:rPr>
          <w:i/>
          <w:iCs/>
        </w:rPr>
        <w:t>sensu</w:t>
      </w:r>
      <w:r>
        <w:t xml:space="preserve"> NAFO guidelines; page 10, NAFO (</w:t>
      </w:r>
      <w:hyperlink w:anchor="ref-nafo2019">
        <w:r>
          <w:rPr>
            <w:rStyle w:val="Hyperlink"/>
          </w:rPr>
          <w:t>2019</w:t>
        </w:r>
      </w:hyperlink>
      <w:r>
        <w:t>)]. Finally, species were ranked by cumulative commercial catch and limited to the seven most commonly caught species, or species group when catch was not consistently distinguished, within each region. On the Northeast NL Shelf, the included species were Redfish spp. (</w:t>
      </w:r>
      <w:r>
        <w:rPr>
          <w:i/>
          <w:iCs/>
        </w:rPr>
        <w:t>Sebastes fasciatus</w:t>
      </w:r>
      <w:r>
        <w:t xml:space="preserve"> and </w:t>
      </w:r>
      <w:r>
        <w:rPr>
          <w:i/>
          <w:iCs/>
        </w:rPr>
        <w:t>S. mentella</w:t>
      </w:r>
      <w:r>
        <w:t xml:space="preserve"> combined), Wolffish spp. (</w:t>
      </w:r>
      <w:r>
        <w:rPr>
          <w:i/>
          <w:iCs/>
        </w:rPr>
        <w:t>Anarhichas lupus</w:t>
      </w:r>
      <w:r>
        <w:t xml:space="preserve"> and </w:t>
      </w:r>
      <w:r>
        <w:rPr>
          <w:i/>
          <w:iCs/>
        </w:rPr>
        <w:t>A. minor</w:t>
      </w:r>
      <w:r>
        <w:t xml:space="preserve"> combined), Witch Flounder (</w:t>
      </w:r>
      <w:r>
        <w:rPr>
          <w:i/>
          <w:iCs/>
        </w:rPr>
        <w:t>Glyptocephalus cynoglossus</w:t>
      </w:r>
      <w:r>
        <w:t>), American Plaice (</w:t>
      </w:r>
      <w:r>
        <w:rPr>
          <w:i/>
          <w:iCs/>
        </w:rPr>
        <w:t>Hippoglossoides platessoides</w:t>
      </w:r>
      <w:r>
        <w:t>), Greenland Halibut (</w:t>
      </w:r>
      <w:r>
        <w:rPr>
          <w:i/>
          <w:iCs/>
        </w:rPr>
        <w:t>Reinhardtius hippoglossoides</w:t>
      </w:r>
      <w:r>
        <w:t>), Atlantic Cod (</w:t>
      </w:r>
      <w:r>
        <w:rPr>
          <w:i/>
          <w:iCs/>
        </w:rPr>
        <w:t>Gadus morhua</w:t>
      </w:r>
      <w:r>
        <w:t>), and Skate spp. (</w:t>
      </w:r>
      <w:r>
        <w:rPr>
          <w:i/>
          <w:iCs/>
        </w:rPr>
        <w:t>Amblyraja radiata</w:t>
      </w:r>
      <w:r>
        <w:t xml:space="preserve"> and </w:t>
      </w:r>
      <w:r>
        <w:rPr>
          <w:i/>
          <w:iCs/>
        </w:rPr>
        <w:t>Malacoraja senta</w:t>
      </w:r>
      <w:r>
        <w:t xml:space="preserve"> combined). On the Grand Bank, the included species were Redfish spp., Yellowtail Flounder (</w:t>
      </w:r>
      <w:r>
        <w:rPr>
          <w:i/>
          <w:iCs/>
        </w:rPr>
        <w:t>Limanda ferruginea</w:t>
      </w:r>
      <w:r>
        <w:t>), American Plaice, Greenland Halibut, Haddock (</w:t>
      </w:r>
      <w:r>
        <w:rPr>
          <w:i/>
          <w:iCs/>
        </w:rPr>
        <w:t>Melanogrammus aeglefinus</w:t>
      </w:r>
      <w:r>
        <w:t>), and Atlantic Cod. Finally, along Sourthern NL, the included species were Redfish spp., Witch Flounder, American Plaice, White hake (</w:t>
      </w:r>
      <w:r>
        <w:rPr>
          <w:i/>
          <w:iCs/>
        </w:rPr>
        <w:t>Urophycis tenuis</w:t>
      </w:r>
      <w:r>
        <w:t>), Haddock, Atlantic Cod, and Skate spp.</w:t>
      </w:r>
    </w:p>
    <w:p w14:paraId="0620643D" w14:textId="77777777" w:rsidR="003F0E22" w:rsidRDefault="00E33F84">
      <w:pPr>
        <w:pStyle w:val="Heading3"/>
      </w:pPr>
      <w:bookmarkStart w:id="7" w:name="priors"/>
      <w:bookmarkEnd w:id="6"/>
      <w:r>
        <w:t>Priors</w:t>
      </w:r>
    </w:p>
    <w:p w14:paraId="23B2195B" w14:textId="77777777" w:rsidR="003F0E22" w:rsidRDefault="00E33F84">
      <w:pPr>
        <w:pStyle w:val="FirstParagraph"/>
      </w:pPr>
      <w:r>
        <w:t>For simplicity, all priors were normally distributed and, in most cases, upper and lower inflection points (</w:t>
      </w:r>
      <m:oMath>
        <m:r>
          <w:rPr>
            <w:rFonts w:ascii="Cambria Math" w:hAnsi="Cambria Math"/>
          </w:rPr>
          <m:t>μ</m:t>
        </m:r>
        <m:r>
          <m:rPr>
            <m:sty m:val="p"/>
          </m:rPr>
          <w:rPr>
            <w:rFonts w:ascii="Cambria Math" w:hAnsi="Cambria Math"/>
          </w:rPr>
          <m:t>±</m:t>
        </m:r>
        <m:r>
          <w:rPr>
            <w:rFonts w:ascii="Cambria Math" w:hAnsi="Cambria Math"/>
          </w:rPr>
          <m:t>σ</m:t>
        </m:r>
      </m:oMath>
      <w:r>
        <w:t>; ~68% of the total area under the curve) of each normal prior were defined using values in log or logit space. Upper and lower values were based on previous research or knowledge to impose fairly generic and vaguely informative priors.</w:t>
      </w:r>
    </w:p>
    <w:p w14:paraId="02837D72" w14:textId="77777777" w:rsidR="003F0E22" w:rsidRDefault="00E33F84">
      <w:pPr>
        <w:pStyle w:val="Heading4"/>
      </w:pPr>
      <w:bookmarkStart w:id="8" w:name="Xe2c06d4e394bc9e9fe771990bd7efb8518aca55"/>
      <w:r>
        <w:rPr>
          <w:i/>
          <w:iCs/>
        </w:rPr>
        <w:t xml:space="preserve">Intrinsic growth rate, </w:t>
      </w:r>
      <m:oMath>
        <m:sSub>
          <m:sSubPr>
            <m:ctrlPr>
              <w:rPr>
                <w:rFonts w:ascii="Cambria Math" w:hAnsi="Cambria Math"/>
              </w:rPr>
            </m:ctrlPr>
          </m:sSubPr>
          <m:e>
            <m:r>
              <w:rPr>
                <w:rFonts w:ascii="Cambria Math" w:hAnsi="Cambria Math"/>
              </w:rPr>
              <m:t>r</m:t>
            </m:r>
          </m:e>
          <m:sub>
            <m:r>
              <w:rPr>
                <w:rFonts w:ascii="Cambria Math" w:hAnsi="Cambria Math"/>
              </w:rPr>
              <m:t>s</m:t>
            </m:r>
          </m:sub>
        </m:sSub>
      </m:oMath>
      <w:r>
        <w:rPr>
          <w:i/>
          <w:iCs/>
        </w:rPr>
        <w:t xml:space="preserve">, and carrying capacity, </w:t>
      </w:r>
      <m:oMath>
        <m:r>
          <w:rPr>
            <w:rFonts w:ascii="Cambria Math" w:hAnsi="Cambria Math"/>
          </w:rPr>
          <m:t>K</m:t>
        </m:r>
      </m:oMath>
    </w:p>
    <w:p w14:paraId="09703989" w14:textId="77777777" w:rsidR="003F0E22" w:rsidRDefault="00E33F84">
      <w:pPr>
        <w:pStyle w:val="FirstParagraph"/>
      </w:pPr>
      <w:r>
        <w:t>To capture a broad range of intrinsic growth rates (</w:t>
      </w:r>
      <w:hyperlink w:anchor="ref-thorson2020">
        <w:r>
          <w:rPr>
            <w:rStyle w:val="Hyperlink"/>
          </w:rPr>
          <w:t>Thorson, 2020</w:t>
        </w:r>
      </w:hyperlink>
      <w:r>
        <w:t xml:space="preserve">), 0.01 and 1 were chosen as the lower,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and upper, </w:t>
      </w:r>
      <m:oMath>
        <m:sSub>
          <m:sSubPr>
            <m:ctrlPr>
              <w:rPr>
                <w:rFonts w:ascii="Cambria Math" w:hAnsi="Cambria Math"/>
              </w:rPr>
            </m:ctrlPr>
          </m:sSubPr>
          <m:e>
            <m:r>
              <w:rPr>
                <w:rFonts w:ascii="Cambria Math" w:hAnsi="Cambria Math"/>
              </w:rPr>
              <m:t>r</m:t>
            </m:r>
          </m:e>
          <m:sub>
            <m:r>
              <w:rPr>
                <w:rFonts w:ascii="Cambria Math" w:hAnsi="Cambria Math"/>
              </w:rPr>
              <m:t>u</m:t>
            </m:r>
          </m:sub>
        </m:sSub>
      </m:oMath>
      <w:r>
        <w:t xml:space="preserve">, values; this translates to a normal prior with a mean of -1.15 and a </w:t>
      </w:r>
      <w:r>
        <w:lastRenderedPageBreak/>
        <w:t xml:space="preserve">standard deviation of 1.15 on the log-scale. The log-scale </w:t>
      </w:r>
      <m:oMath>
        <m:r>
          <w:rPr>
            <w:rFonts w:ascii="Cambria Math" w:hAnsi="Cambria Math"/>
          </w:rPr>
          <m:t>K</m:t>
        </m:r>
      </m:oMath>
      <w:r>
        <w:t xml:space="preserve"> prior was informed by total levels of catch and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u</m:t>
            </m:r>
          </m:sub>
        </m:sSub>
      </m:oMath>
      <w:r>
        <w:t>,</w:t>
      </w:r>
    </w:p>
    <w:p w14:paraId="315BFC50" w14:textId="77777777" w:rsidR="003F0E22" w:rsidRDefault="00E33F84">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K</m:t>
                    </m:r>
                  </m:e>
                  <m:sub>
                    <m:r>
                      <w:rPr>
                        <w:rFonts w:ascii="Cambria Math" w:hAnsi="Cambria Math"/>
                      </w:rPr>
                      <m:t>l</m:t>
                    </m:r>
                  </m:sub>
                </m:sSub>
                <m:r>
                  <m:rPr>
                    <m:sty m:val="p"/>
                  </m:rPr>
                  <w:rPr>
                    <w:rFonts w:ascii="Cambria Math" w:hAnsi="Cambria Math"/>
                  </w:rPr>
                  <m:t>=</m:t>
                </m:r>
                <m:f>
                  <m:fPr>
                    <m:ctrlPr>
                      <w:rPr>
                        <w:rFonts w:ascii="Cambria Math" w:hAnsi="Cambria Math"/>
                      </w:rPr>
                    </m:ctrlPr>
                  </m:fPr>
                  <m:num>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e>
                    </m:d>
                  </m:num>
                  <m:den>
                    <m:sSub>
                      <m:sSubPr>
                        <m:ctrlPr>
                          <w:rPr>
                            <w:rFonts w:ascii="Cambria Math" w:hAnsi="Cambria Math"/>
                          </w:rPr>
                        </m:ctrlPr>
                      </m:sSubPr>
                      <m:e>
                        <m:r>
                          <w:rPr>
                            <w:rFonts w:ascii="Cambria Math" w:hAnsi="Cambria Math"/>
                          </w:rPr>
                          <m:t>r</m:t>
                        </m:r>
                      </m:e>
                      <m:sub>
                        <m:r>
                          <w:rPr>
                            <w:rFonts w:ascii="Cambria Math" w:hAnsi="Cambria Math"/>
                          </w:rPr>
                          <m:t>u</m:t>
                        </m:r>
                      </m:sub>
                    </m:sSub>
                  </m:den>
                </m:f>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u</m:t>
                    </m:r>
                  </m:sub>
                </m:sSub>
                <m:r>
                  <m:rPr>
                    <m:sty m:val="p"/>
                  </m:rPr>
                  <w:rPr>
                    <w:rFonts w:ascii="Cambria Math" w:hAnsi="Cambria Math"/>
                  </w:rPr>
                  <m:t>=</m:t>
                </m:r>
                <m:f>
                  <m:fPr>
                    <m:ctrlPr>
                      <w:rPr>
                        <w:rFonts w:ascii="Cambria Math" w:hAnsi="Cambria Math"/>
                      </w:rPr>
                    </m:ctrlPr>
                  </m:fPr>
                  <m:num>
                    <m:r>
                      <w:rPr>
                        <w:rFonts w:ascii="Cambria Math" w:hAnsi="Cambria Math"/>
                      </w:rPr>
                      <m:t>4</m:t>
                    </m:r>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e>
                    </m:d>
                  </m:num>
                  <m:den>
                    <m:sSub>
                      <m:sSubPr>
                        <m:ctrlPr>
                          <w:rPr>
                            <w:rFonts w:ascii="Cambria Math" w:hAnsi="Cambria Math"/>
                          </w:rPr>
                        </m:ctrlPr>
                      </m:sSubPr>
                      <m:e>
                        <m:r>
                          <w:rPr>
                            <w:rFonts w:ascii="Cambria Math" w:hAnsi="Cambria Math"/>
                          </w:rPr>
                          <m:t>r</m:t>
                        </m:r>
                      </m:e>
                      <m:sub>
                        <m:r>
                          <w:rPr>
                            <w:rFonts w:ascii="Cambria Math" w:hAnsi="Cambria Math"/>
                          </w:rPr>
                          <m:t>l</m:t>
                        </m:r>
                      </m:sub>
                    </m:sSub>
                  </m:den>
                </m:f>
              </m:e>
              <m:e>
                <m:r>
                  <w:rPr>
                    <w:rFonts w:ascii="Cambria Math" w:hAnsi="Cambria Math"/>
                  </w:rPr>
                  <m:t>  </m:t>
                </m:r>
                <m:d>
                  <m:dPr>
                    <m:ctrlPr>
                      <w:rPr>
                        <w:rFonts w:ascii="Cambria Math" w:hAnsi="Cambria Math"/>
                      </w:rPr>
                    </m:ctrlPr>
                  </m:dPr>
                  <m:e>
                    <m:r>
                      <w:rPr>
                        <w:rFonts w:ascii="Cambria Math" w:hAnsi="Cambria Math"/>
                      </w:rPr>
                      <m:t>9</m:t>
                    </m:r>
                  </m:e>
                </m:d>
              </m:e>
            </m:mr>
          </m:m>
        </m:oMath>
      </m:oMathPara>
    </w:p>
    <w:p w14:paraId="30EB54BB" w14:textId="77777777" w:rsidR="003F0E22" w:rsidRDefault="00E33F84">
      <w:pPr>
        <w:pStyle w:val="FirstParagraph"/>
      </w:pPr>
      <w:r>
        <w:t xml:space="preserve">where </w:t>
      </w:r>
      <m:oMath>
        <m:sSub>
          <m:sSubPr>
            <m:ctrlPr>
              <w:rPr>
                <w:rFonts w:ascii="Cambria Math" w:hAnsi="Cambria Math"/>
              </w:rPr>
            </m:ctrlPr>
          </m:sSubPr>
          <m:e>
            <m:r>
              <w:rPr>
                <w:rFonts w:ascii="Cambria Math" w:hAnsi="Cambria Math"/>
              </w:rPr>
              <m:t>K</m:t>
            </m:r>
          </m:e>
          <m:sub>
            <m: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u</m:t>
            </m:r>
          </m:sub>
        </m:sSub>
      </m:oMath>
      <w:r>
        <w:t xml:space="preserve"> are the lower and upper values. On the lower end, this prior imposes the assumption that the fishery is unlikely to have caught the equivalent of </w:t>
      </w:r>
      <m:oMath>
        <m:r>
          <w:rPr>
            <w:rFonts w:ascii="Cambria Math" w:hAnsi="Cambria Math"/>
          </w:rPr>
          <m:t>K</m:t>
        </m:r>
      </m:oMath>
      <w:r>
        <w:t xml:space="preserve"> and, on the upper end, it assumes that the maximum observed catch represents a portion of </w:t>
      </w:r>
      <m:oMath>
        <m:r>
          <w:rPr>
            <w:rFonts w:ascii="Cambria Math" w:hAnsi="Cambria Math"/>
          </w:rPr>
          <m:t>K</m:t>
        </m:r>
      </m:oMath>
      <w:r>
        <w:t xml:space="preserve"> (</w:t>
      </w:r>
      <w:r>
        <w:rPr>
          <w:i/>
          <w:iCs/>
        </w:rPr>
        <w:t>sensu</w:t>
      </w:r>
      <w:r>
        <w:t xml:space="preserve"> </w:t>
      </w:r>
      <w:hyperlink w:anchor="ref-froese2017">
        <w:r>
          <w:rPr>
            <w:rStyle w:val="Hyperlink"/>
          </w:rPr>
          <w:t>Froese et al., 2017</w:t>
        </w:r>
      </w:hyperlink>
      <w:r>
        <w:t xml:space="preserve">). The division by the lower and upper values for </w:t>
      </w:r>
      <m:oMath>
        <m:r>
          <w:rPr>
            <w:rFonts w:ascii="Cambria Math" w:hAnsi="Cambria Math"/>
          </w:rPr>
          <m:t>r</m:t>
        </m:r>
      </m:oMath>
      <w:r>
        <w:t xml:space="preserve"> also accounts for the potential range of productivity. Note that the maximum time-series catches are species specific when estimating species-specific carrying capacities.</w:t>
      </w:r>
    </w:p>
    <w:p w14:paraId="4F1E660F" w14:textId="77777777" w:rsidR="003F0E22" w:rsidRDefault="00E33F84">
      <w:pPr>
        <w:pStyle w:val="Heading4"/>
      </w:pPr>
      <w:bookmarkStart w:id="9" w:name="starting-biomass-b_1s"/>
      <w:bookmarkEnd w:id="8"/>
      <w:r>
        <w:rPr>
          <w:i/>
          <w:iCs/>
        </w:rPr>
        <w:t xml:space="preserve">Starting biomass, </w:t>
      </w:r>
      <m:oMath>
        <m:sSub>
          <m:sSubPr>
            <m:ctrlPr>
              <w:rPr>
                <w:rFonts w:ascii="Cambria Math" w:hAnsi="Cambria Math"/>
              </w:rPr>
            </m:ctrlPr>
          </m:sSubPr>
          <m:e>
            <m:r>
              <w:rPr>
                <w:rFonts w:ascii="Cambria Math" w:hAnsi="Cambria Math"/>
              </w:rPr>
              <m:t>B</m:t>
            </m:r>
          </m:e>
          <m:sub>
            <m:r>
              <w:rPr>
                <w:rFonts w:ascii="Cambria Math" w:hAnsi="Cambria Math"/>
              </w:rPr>
              <m:t>1</m:t>
            </m:r>
            <m:r>
              <m:rPr>
                <m:sty m:val="p"/>
              </m:rPr>
              <w:rPr>
                <w:rFonts w:ascii="Cambria Math" w:hAnsi="Cambria Math"/>
              </w:rPr>
              <m:t>,</m:t>
            </m:r>
            <m:r>
              <w:rPr>
                <w:rFonts w:ascii="Cambria Math" w:hAnsi="Cambria Math"/>
              </w:rPr>
              <m:t>s</m:t>
            </m:r>
          </m:sub>
        </m:sSub>
      </m:oMath>
    </w:p>
    <w:p w14:paraId="5C3E20A8" w14:textId="77777777" w:rsidR="003F0E22" w:rsidRDefault="00E33F84">
      <w:pPr>
        <w:pStyle w:val="FirstParagraph"/>
      </w:pPr>
      <w:r>
        <w:t xml:space="preserve">Like </w:t>
      </w:r>
      <m:oMath>
        <m:r>
          <w:rPr>
            <w:rFonts w:ascii="Cambria Math" w:hAnsi="Cambria Math"/>
          </w:rPr>
          <m:t>K</m:t>
        </m:r>
      </m:oMath>
      <w:r>
        <w:t xml:space="preserve">, catch was used to constrain the plausible range of the biomass at the beginning of the time series, </w:t>
      </w:r>
      <m:oMath>
        <m:sSub>
          <m:sSubPr>
            <m:ctrlPr>
              <w:rPr>
                <w:rFonts w:ascii="Cambria Math" w:hAnsi="Cambria Math"/>
              </w:rPr>
            </m:ctrlPr>
          </m:sSubPr>
          <m:e>
            <m:r>
              <w:rPr>
                <w:rFonts w:ascii="Cambria Math" w:hAnsi="Cambria Math"/>
              </w:rPr>
              <m:t>B</m:t>
            </m:r>
          </m:e>
          <m:sub>
            <m:r>
              <w:rPr>
                <w:rFonts w:ascii="Cambria Math" w:hAnsi="Cambria Math"/>
              </w:rPr>
              <m:t>1</m:t>
            </m:r>
            <m:r>
              <m:rPr>
                <m:sty m:val="p"/>
              </m:rPr>
              <w:rPr>
                <w:rFonts w:ascii="Cambria Math" w:hAnsi="Cambria Math"/>
              </w:rPr>
              <m:t>,</m:t>
            </m:r>
            <m:r>
              <w:rPr>
                <w:rFonts w:ascii="Cambria Math" w:hAnsi="Cambria Math"/>
              </w:rPr>
              <m:t>s</m:t>
            </m:r>
          </m:sub>
        </m:sSub>
      </m:oMath>
      <w:r>
        <w:t xml:space="preserve">, which we will denote as </w:t>
      </w:r>
      <m:oMath>
        <m:r>
          <w:rPr>
            <w:rFonts w:ascii="Cambria Math" w:hAnsi="Cambria Math"/>
          </w:rPr>
          <m:t>B0</m:t>
        </m:r>
      </m:oMath>
      <w:r>
        <w:t xml:space="preserve"> to simplify notation. Specifically,</w:t>
      </w:r>
    </w:p>
    <w:p w14:paraId="5677AF09" w14:textId="77777777" w:rsidR="003F0E22" w:rsidRDefault="00E33F84">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l</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1</m:t>
                        </m:r>
                        <m:r>
                          <m:rPr>
                            <m:sty m:val="p"/>
                          </m:rPr>
                          <w:rPr>
                            <w:rFonts w:ascii="Cambria Math" w:hAnsi="Cambria Math"/>
                          </w:rPr>
                          <m:t>,</m:t>
                        </m:r>
                        <m:r>
                          <w:rPr>
                            <w:rFonts w:ascii="Cambria Math" w:hAnsi="Cambria Math"/>
                          </w:rPr>
                          <m:t>s</m:t>
                        </m:r>
                      </m:sub>
                    </m:sSub>
                  </m:num>
                  <m:den>
                    <m:sSub>
                      <m:sSubPr>
                        <m:ctrlPr>
                          <w:rPr>
                            <w:rFonts w:ascii="Cambria Math" w:hAnsi="Cambria Math"/>
                          </w:rPr>
                        </m:ctrlPr>
                      </m:sSubPr>
                      <m:e>
                        <m:r>
                          <w:rPr>
                            <w:rFonts w:ascii="Cambria Math" w:hAnsi="Cambria Math"/>
                          </w:rPr>
                          <m:t>r</m:t>
                        </m:r>
                      </m:e>
                      <m:sub>
                        <m:r>
                          <w:rPr>
                            <w:rFonts w:ascii="Cambria Math" w:hAnsi="Cambria Math"/>
                          </w:rPr>
                          <m:t>u</m:t>
                        </m:r>
                      </m:sub>
                    </m:sSub>
                  </m:den>
                </m:f>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u</m:t>
                    </m:r>
                  </m:sub>
                </m:sSub>
                <m:r>
                  <m:rPr>
                    <m:sty m:val="p"/>
                  </m:rPr>
                  <w:rPr>
                    <w:rFonts w:ascii="Cambria Math" w:hAnsi="Cambria Math"/>
                  </w:rPr>
                  <m:t>=</m:t>
                </m:r>
                <m:f>
                  <m:fPr>
                    <m:ctrlPr>
                      <w:rPr>
                        <w:rFonts w:ascii="Cambria Math" w:hAnsi="Cambria Math"/>
                      </w:rPr>
                    </m:ctrlPr>
                  </m:fPr>
                  <m:num>
                    <m:r>
                      <w:rPr>
                        <w:rFonts w:ascii="Cambria Math" w:hAnsi="Cambria Math"/>
                      </w:rPr>
                      <m:t>4</m:t>
                    </m:r>
                    <m:sSub>
                      <m:sSubPr>
                        <m:ctrlPr>
                          <w:rPr>
                            <w:rFonts w:ascii="Cambria Math" w:hAnsi="Cambria Math"/>
                          </w:rPr>
                        </m:ctrlPr>
                      </m:sSubPr>
                      <m:e>
                        <m:r>
                          <w:rPr>
                            <w:rFonts w:ascii="Cambria Math" w:hAnsi="Cambria Math"/>
                          </w:rPr>
                          <m:t>C</m:t>
                        </m:r>
                      </m:e>
                      <m:sub>
                        <m:r>
                          <w:rPr>
                            <w:rFonts w:ascii="Cambria Math" w:hAnsi="Cambria Math"/>
                          </w:rPr>
                          <m:t>1</m:t>
                        </m:r>
                        <m:r>
                          <m:rPr>
                            <m:sty m:val="p"/>
                          </m:rPr>
                          <w:rPr>
                            <w:rFonts w:ascii="Cambria Math" w:hAnsi="Cambria Math"/>
                          </w:rPr>
                          <m:t>,</m:t>
                        </m:r>
                        <m:r>
                          <w:rPr>
                            <w:rFonts w:ascii="Cambria Math" w:hAnsi="Cambria Math"/>
                          </w:rPr>
                          <m:t>s</m:t>
                        </m:r>
                      </m:sub>
                    </m:sSub>
                  </m:num>
                  <m:den>
                    <m:sSub>
                      <m:sSubPr>
                        <m:ctrlPr>
                          <w:rPr>
                            <w:rFonts w:ascii="Cambria Math" w:hAnsi="Cambria Math"/>
                          </w:rPr>
                        </m:ctrlPr>
                      </m:sSubPr>
                      <m:e>
                        <m:r>
                          <w:rPr>
                            <w:rFonts w:ascii="Cambria Math" w:hAnsi="Cambria Math"/>
                          </w:rPr>
                          <m:t>r</m:t>
                        </m:r>
                      </m:e>
                      <m:sub>
                        <m:r>
                          <w:rPr>
                            <w:rFonts w:ascii="Cambria Math" w:hAnsi="Cambria Math"/>
                          </w:rPr>
                          <m:t>l</m:t>
                        </m:r>
                      </m:sub>
                    </m:sSub>
                  </m:den>
                </m:f>
              </m:e>
              <m:e>
                <m:r>
                  <w:rPr>
                    <w:rFonts w:ascii="Cambria Math" w:hAnsi="Cambria Math"/>
                  </w:rPr>
                  <m:t>  </m:t>
                </m:r>
                <m:d>
                  <m:dPr>
                    <m:ctrlPr>
                      <w:rPr>
                        <w:rFonts w:ascii="Cambria Math" w:hAnsi="Cambria Math"/>
                      </w:rPr>
                    </m:ctrlPr>
                  </m:dPr>
                  <m:e>
                    <m:r>
                      <w:rPr>
                        <w:rFonts w:ascii="Cambria Math" w:hAnsi="Cambria Math"/>
                      </w:rPr>
                      <m:t>10</m:t>
                    </m:r>
                  </m:e>
                </m:d>
              </m:e>
            </m:mr>
          </m:m>
        </m:oMath>
      </m:oMathPara>
    </w:p>
    <w:p w14:paraId="4882DC96" w14:textId="77777777" w:rsidR="003F0E22" w:rsidRDefault="00E33F84">
      <w:pPr>
        <w:pStyle w:val="FirstParagraph"/>
      </w:pPr>
      <w:r>
        <w:t xml:space="preserve">where </w:t>
      </w:r>
      <m:oMath>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l</m:t>
            </m:r>
          </m:sub>
        </m:sSub>
      </m:oMath>
      <w:r>
        <w:t xml:space="preserve"> and </w:t>
      </w:r>
      <m:oMath>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u</m:t>
            </m:r>
          </m:sub>
        </m:sSub>
      </m:oMath>
      <w:r>
        <w:t xml:space="preserve"> are the lower and upper values that are log transformed to define the normal prior for </w:t>
      </w:r>
      <m:oMath>
        <m:r>
          <m:rPr>
            <m:sty m:val="p"/>
          </m:rPr>
          <w:rPr>
            <w:rFonts w:ascii="Cambria Math" w:hAnsi="Cambria Math"/>
          </w:rPr>
          <m:t>log</m:t>
        </m:r>
        <m:d>
          <m:dPr>
            <m:ctrlPr>
              <w:rPr>
                <w:rFonts w:ascii="Cambria Math" w:hAnsi="Cambria Math"/>
              </w:rPr>
            </m:ctrlPr>
          </m:dPr>
          <m:e>
            <m:r>
              <w:rPr>
                <w:rFonts w:ascii="Cambria Math" w:hAnsi="Cambria Math"/>
              </w:rPr>
              <m:t>B0</m:t>
            </m:r>
          </m:e>
        </m:d>
      </m:oMath>
      <w:r>
        <w:t xml:space="preserve">. Again, adjusting for the potential range of productivity from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to </w:t>
      </w:r>
      <m:oMath>
        <m:sSub>
          <m:sSubPr>
            <m:ctrlPr>
              <w:rPr>
                <w:rFonts w:ascii="Cambria Math" w:hAnsi="Cambria Math"/>
              </w:rPr>
            </m:ctrlPr>
          </m:sSubPr>
          <m:e>
            <m:r>
              <w:rPr>
                <w:rFonts w:ascii="Cambria Math" w:hAnsi="Cambria Math"/>
              </w:rPr>
              <m:t>r</m:t>
            </m:r>
          </m:e>
          <m:sub>
            <m:r>
              <w:rPr>
                <w:rFonts w:ascii="Cambria Math" w:hAnsi="Cambria Math"/>
              </w:rPr>
              <m:t>u</m:t>
            </m:r>
          </m:sub>
        </m:sSub>
      </m:oMath>
      <w:r>
        <w:t xml:space="preserve">, this assumes that the fishery did not catch all of the biomass in the first year and it assumes that the catch represents a portion of the biomass in the first year. A flaw with the upper value for this prior is that a lack of market demand or conservation concerns may contradict the assumption that landings are coarsely proportional to stock size. However, the upper range chosen was </w:t>
      </w:r>
      <w:r>
        <w:lastRenderedPageBreak/>
        <w:t>considered reasonable for this case study as there was an active fishery for each species examined here at the start of the time series.</w:t>
      </w:r>
    </w:p>
    <w:p w14:paraId="5F554B0B" w14:textId="77777777" w:rsidR="003F0E22" w:rsidRDefault="00E33F84">
      <w:pPr>
        <w:pStyle w:val="Heading4"/>
      </w:pPr>
      <w:bookmarkStart w:id="10" w:name="Xccfb9acb9fbb600a52636a6279610d36f06528c"/>
      <w:bookmarkEnd w:id="9"/>
      <w:r>
        <w:rPr>
          <w:i/>
          <w:iCs/>
        </w:rPr>
        <w:t xml:space="preserve">Process error variance,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Pr>
          <w:i/>
          <w:iCs/>
        </w:rPr>
        <w:t xml:space="preserve">, temporal correlation, </w:t>
      </w:r>
      <m:oMath>
        <m:r>
          <w:rPr>
            <w:rFonts w:ascii="Cambria Math" w:hAnsi="Cambria Math"/>
          </w:rPr>
          <m:t>ϕ</m:t>
        </m:r>
      </m:oMath>
      <w:r>
        <w:rPr>
          <w:i/>
          <w:iCs/>
        </w:rPr>
        <w:t xml:space="preserve">, and species-to-species correlation,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oMath>
    </w:p>
    <w:p w14:paraId="662CDC0E" w14:textId="77777777" w:rsidR="003F0E22" w:rsidRDefault="00E33F84">
      <w:pPr>
        <w:pStyle w:val="FirstParagraph"/>
      </w:pPr>
      <w:r>
        <w:t xml:space="preserve">Considerable process variability may arise from variable recruitment, natural mortality, and/or growth. For instance, species in the Scorpaenidae family, which includes the </w:t>
      </w:r>
      <w:r>
        <w:rPr>
          <w:i/>
          <w:iCs/>
        </w:rPr>
        <w:t>Sebastes</w:t>
      </w:r>
      <w:r>
        <w:t xml:space="preserve"> genus, have notoriously variable recruitment which frequently results in “spasmodic” stock dynamics (</w:t>
      </w:r>
      <w:hyperlink w:anchor="ref-cadigan2022">
        <w:r>
          <w:rPr>
            <w:rStyle w:val="Hyperlink"/>
          </w:rPr>
          <w:t>Cadigan et al., 2022</w:t>
        </w:r>
      </w:hyperlink>
      <w:r>
        <w:t xml:space="preserve">; </w:t>
      </w:r>
      <w:hyperlink w:anchor="ref-licandeo2020">
        <w:r>
          <w:rPr>
            <w:rStyle w:val="Hyperlink"/>
          </w:rPr>
          <w:t>Licandeo et al., 2020</w:t>
        </w:r>
      </w:hyperlink>
      <w:r>
        <w:t>). Also, there is evidence that heightened and variable natural mortality contributed to the collapse and slow recovery of Atlantic cod along the Northeast NL Shelf (</w:t>
      </w:r>
      <w:hyperlink w:anchor="ref-cadigan2015">
        <w:r>
          <w:rPr>
            <w:rStyle w:val="Hyperlink"/>
          </w:rPr>
          <w:t>Cadigan, 2015</w:t>
        </w:r>
      </w:hyperlink>
      <w:r>
        <w:t xml:space="preserve">; </w:t>
      </w:r>
      <w:hyperlink w:anchor="ref-regular2022">
        <w:r>
          <w:rPr>
            <w:rStyle w:val="Hyperlink"/>
          </w:rPr>
          <w:t>Regular et al., 2022</w:t>
        </w:r>
      </w:hyperlink>
      <w:r>
        <w:t xml:space="preserve">). To account for a wide range of possible standard deviations, </w:t>
      </w:r>
      <m:oMath>
        <m:sSub>
          <m:sSubPr>
            <m:ctrlPr>
              <w:rPr>
                <w:rFonts w:ascii="Cambria Math" w:hAnsi="Cambria Math"/>
              </w:rPr>
            </m:ctrlPr>
          </m:sSubPr>
          <m:e>
            <m:r>
              <w:rPr>
                <w:rFonts w:ascii="Cambria Math" w:hAnsi="Cambria Math"/>
              </w:rPr>
              <m:t>σ</m:t>
            </m:r>
          </m:e>
          <m:sub>
            <m:r>
              <w:rPr>
                <w:rFonts w:ascii="Cambria Math" w:hAnsi="Cambria Math"/>
              </w:rPr>
              <m:t>s</m:t>
            </m:r>
          </m:sub>
        </m:sSub>
      </m:oMath>
      <w:r>
        <w:t>, a vague prior with 0.01 and 1 as the lower and upper values were chosen. In log-space, this translates to a normal distribution with a mean of -2.3 and sd of 2.3.</w:t>
      </w:r>
    </w:p>
    <w:p w14:paraId="6202F6FA" w14:textId="77777777" w:rsidR="003F0E22" w:rsidRDefault="00E33F84">
      <w:pPr>
        <w:pStyle w:val="BodyText"/>
      </w:pPr>
      <w:r>
        <w:t xml:space="preserve">There is little information to inform the potential level of temporal or species-to-species dependence present in the focal systems; vague priors were therefore defined for </w:t>
      </w:r>
      <m:oMath>
        <m:r>
          <w:rPr>
            <w:rFonts w:ascii="Cambria Math" w:hAnsi="Cambria Math"/>
          </w:rPr>
          <m:t>ϕ</m:t>
        </m:r>
      </m:oMath>
      <w:r>
        <w:t xml:space="preserve"> and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oMath>
      <w:r>
        <w:t xml:space="preserve">. For </w:t>
      </w:r>
      <m:oMath>
        <m:r>
          <w:rPr>
            <w:rFonts w:ascii="Cambria Math" w:hAnsi="Cambria Math"/>
          </w:rPr>
          <m:t>ϕ</m:t>
        </m:r>
      </m:oMath>
      <w:r>
        <w:t>, 0.1 and 0.9 were logit transformed [</w:t>
      </w:r>
      <m:oMath>
        <m:r>
          <m:rPr>
            <m:sty m:val="p"/>
          </m:rPr>
          <w:rPr>
            <w:rFonts w:ascii="Cambria Math" w:hAnsi="Cambria Math"/>
          </w:rPr>
          <m:t>log</m:t>
        </m:r>
        <m:d>
          <m:dPr>
            <m:ctrlPr>
              <w:rPr>
                <w:rFonts w:ascii="Cambria Math" w:hAnsi="Cambria Math"/>
              </w:rPr>
            </m:ctrlPr>
          </m:dPr>
          <m:e>
            <m:r>
              <w:rPr>
                <w:rFonts w:ascii="Cambria Math" w:hAnsi="Cambria Math"/>
              </w:rPr>
              <m:t>x</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e>
        </m:d>
      </m:oMath>
      <w:r>
        <w:t xml:space="preserve">] to define the upper and lower inflection points for a normal prior for the logit of </w:t>
      </w:r>
      <m:oMath>
        <m:r>
          <w:rPr>
            <w:rFonts w:ascii="Cambria Math" w:hAnsi="Cambria Math"/>
          </w:rPr>
          <m:t>ϕ</m:t>
        </m:r>
      </m:oMath>
      <w:r>
        <w:t xml:space="preserve">. For </w:t>
      </w:r>
      <m:oMath>
        <m:r>
          <w:rPr>
            <w:rFonts w:ascii="Cambria Math" w:hAnsi="Cambria Math"/>
          </w:rPr>
          <m:t>ρ</m:t>
        </m:r>
      </m:oMath>
      <w:r>
        <w:t>, the logit transformation was shifted [</w:t>
      </w:r>
      <m:oMath>
        <m:r>
          <m:rPr>
            <m:sty m:val="p"/>
          </m:rPr>
          <w:rPr>
            <w:rFonts w:ascii="Cambria Math" w:hAnsi="Cambria Math"/>
          </w:rPr>
          <m:t>log</m:t>
        </m:r>
        <m:d>
          <m:dPr>
            <m:ctrlPr>
              <w:rPr>
                <w:rFonts w:ascii="Cambria Math" w:hAnsi="Cambria Math"/>
              </w:rPr>
            </m:ctrlPr>
          </m:d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e>
        </m:d>
      </m:oMath>
      <w:r>
        <w:t>] to capture negative and positive lower (-0.9) and upper (0.9) values. When these parameters are estimated, these priors give most credence to moderate temporal correlation (0.5) and no species-to-species correlation (0) but still allow the possibility of high levels of correlation (0.9).</w:t>
      </w:r>
    </w:p>
    <w:p w14:paraId="26C9B242" w14:textId="77777777" w:rsidR="003F0E22" w:rsidRDefault="00E33F84">
      <w:pPr>
        <w:pStyle w:val="Heading4"/>
      </w:pPr>
      <w:bookmarkStart w:id="11" w:name="X50c46e4f9447be999e8db38f3be4dade35b6469"/>
      <w:bookmarkEnd w:id="10"/>
      <w:r>
        <w:rPr>
          <w:i/>
          <w:iCs/>
        </w:rPr>
        <w:lastRenderedPageBreak/>
        <w:t xml:space="preserve">Catchability,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rPr>
          <w:i/>
          <w:iCs/>
        </w:rPr>
        <w:t xml:space="preserve">, and observation error variance, </w:t>
      </w:r>
      <m:oMath>
        <m:sSubSup>
          <m:sSubSupPr>
            <m:ctrlPr>
              <w:rPr>
                <w:rFonts w:ascii="Cambria Math" w:hAnsi="Cambria Math"/>
              </w:rPr>
            </m:ctrlPr>
          </m:sSubSup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up>
            <m:r>
              <w:rPr>
                <w:rFonts w:ascii="Cambria Math" w:hAnsi="Cambria Math"/>
              </w:rPr>
              <m:t>2</m:t>
            </m:r>
          </m:sup>
        </m:sSubSup>
      </m:oMath>
    </w:p>
    <w:p w14:paraId="22C854DC" w14:textId="77777777" w:rsidR="003F0E22" w:rsidRDefault="00E33F84">
      <w:pPr>
        <w:pStyle w:val="FirstParagraph"/>
      </w:pPr>
      <w:r>
        <w:t xml:space="preserve">The catchability of the spring and fall surveys conducted by DFO likely changed over time given the shift in gear from a Yankee to Engel to Campelen trawl as well as spatial shifts in survey coverage of the strata in each region. Survey catchability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t xml:space="preserve"> is therefore indexed by season and gear, </w:t>
      </w:r>
      <m:oMath>
        <m:r>
          <w:rPr>
            <w:rFonts w:ascii="Cambria Math" w:hAnsi="Cambria Math"/>
          </w:rPr>
          <m:t>i</m:t>
        </m:r>
      </m:oMath>
      <w:r>
        <w:t xml:space="preserve">, and species, </w:t>
      </w:r>
      <m:oMath>
        <m:r>
          <w:rPr>
            <w:rFonts w:ascii="Cambria Math" w:hAnsi="Cambria Math"/>
          </w:rPr>
          <m:t>s</m:t>
        </m:r>
      </m:oMath>
      <w:r>
        <w:t xml:space="preserve">. Moreover, the lower inflection points for the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t xml:space="preserve"> priors were informed by the average survey coverage by gear and season. Survey coverage within each region was computed by dividing the average spatial coverage of strata across years by the total area of all strata (i.e., average area covered / area of survey domain). Survey coverage was then multiplied by 0.2 for deep-water species (Greenland Halibut, Atlantic Halibut, Witch Flounder, Redfish spp., White Hake, Silver Hake, and Monkfish) and 0.5 for the remainder. The lower range was widened, especially for deep-water species, to account for gear selectivity issues (e.g., escapement under the footgear; </w:t>
      </w:r>
      <w:hyperlink w:anchor="ref-walsh1992">
        <w:r>
          <w:rPr>
            <w:rStyle w:val="Hyperlink"/>
          </w:rPr>
          <w:t>Walsh, 1992</w:t>
        </w:r>
      </w:hyperlink>
      <w:r>
        <w:t>) and availability issues (e.g., portion of the stock in deeper water than covered by the survey). The upper inflections point was set to 1 as it is possible that the survey indices represent overestimates of the true population size in some instances.</w:t>
      </w:r>
    </w:p>
    <w:p w14:paraId="7A6C4F50" w14:textId="77777777" w:rsidR="003F0E22" w:rsidRDefault="00E33F84">
      <w:pPr>
        <w:pStyle w:val="BodyText"/>
      </w:pPr>
      <w:r>
        <w:t>A prior for observation error variance was informed by unbiased design-based estimates of survey variance associated with annual biomass estimates (</w:t>
      </w:r>
      <w:hyperlink w:anchor="ref-smith1981">
        <w:r>
          <w:rPr>
            <w:rStyle w:val="Hyperlink"/>
          </w:rPr>
          <w:t>Smith &amp; Somerton, 1981</w:t>
        </w:r>
      </w:hyperlink>
      <w:r>
        <w:t>). These estimates were used to calculate the coefficient of variation (CV) for each survey, year, and species; specifically,</w:t>
      </w:r>
    </w:p>
    <w:p w14:paraId="282BB6A3" w14:textId="77777777" w:rsidR="003F0E22" w:rsidRDefault="00E33F84">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C</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e>
                        </m:d>
                      </m:e>
                    </m:rad>
                  </m:num>
                  <m:den>
                    <m:sSub>
                      <m:sSubPr>
                        <m:ctrlPr>
                          <w:rPr>
                            <w:rFonts w:ascii="Cambria Math" w:hAnsi="Cambria Math"/>
                          </w:rPr>
                        </m:ctrlPr>
                      </m:sSubPr>
                      <m:e>
                        <m:r>
                          <w:rPr>
                            <w:rFonts w:ascii="Cambria Math" w:hAnsi="Cambria Math"/>
                          </w:rPr>
                          <m:t>I</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den>
                </m:f>
              </m:e>
              <m:e>
                <m:r>
                  <w:rPr>
                    <w:rFonts w:ascii="Cambria Math" w:hAnsi="Cambria Math"/>
                  </w:rPr>
                  <m:t>  </m:t>
                </m:r>
                <m:d>
                  <m:dPr>
                    <m:ctrlPr>
                      <w:rPr>
                        <w:rFonts w:ascii="Cambria Math" w:hAnsi="Cambria Math"/>
                      </w:rPr>
                    </m:ctrlPr>
                  </m:dPr>
                  <m:e>
                    <m:r>
                      <w:rPr>
                        <w:rFonts w:ascii="Cambria Math" w:hAnsi="Cambria Math"/>
                      </w:rPr>
                      <m:t>11</m:t>
                    </m:r>
                  </m:e>
                </m:d>
                <m:r>
                  <m:rPr>
                    <m:sty m:val="p"/>
                  </m:rPr>
                  <w:rPr>
                    <w:rFonts w:ascii="Cambria Math" w:hAnsi="Cambria Math"/>
                  </w:rPr>
                  <m:t>,</m:t>
                </m:r>
              </m:e>
            </m:mr>
          </m:m>
        </m:oMath>
      </m:oMathPara>
    </w:p>
    <w:p w14:paraId="300A4762" w14:textId="77777777" w:rsidR="003F0E22" w:rsidRDefault="00E33F84">
      <w:pPr>
        <w:pStyle w:val="FirstParagraph"/>
      </w:pPr>
      <w:r>
        <w:lastRenderedPageBreak/>
        <w:t xml:space="preserve">where </w:t>
      </w:r>
      <m:oMath>
        <m:r>
          <w:rPr>
            <w:rFonts w:ascii="Cambria Math" w:hAnsi="Cambria Math"/>
          </w:rPr>
          <m:t>I</m:t>
        </m:r>
      </m:oMath>
      <w:r>
        <w:t xml:space="preserve"> represents the design-based indices of biomass used in equation (2). These CVs were log transformed and survey, </w:t>
      </w:r>
      <m:oMath>
        <m:r>
          <w:rPr>
            <w:rFonts w:ascii="Cambria Math" w:hAnsi="Cambria Math"/>
          </w:rPr>
          <m:t>i</m:t>
        </m:r>
      </m:oMath>
      <w:r>
        <w:t xml:space="preserve">, and species, </w:t>
      </w:r>
      <m:oMath>
        <m:r>
          <w:rPr>
            <w:rFonts w:ascii="Cambria Math" w:hAnsi="Cambria Math"/>
          </w:rPr>
          <m:t>s</m:t>
        </m:r>
      </m:oMath>
      <w:r>
        <w:t xml:space="preserve">, specific means and standard deviations were used to inform the prior for </w:t>
      </w:r>
      <m:oMath>
        <m:sSubSup>
          <m:sSubSupPr>
            <m:ctrlPr>
              <w:rPr>
                <w:rFonts w:ascii="Cambria Math" w:hAnsi="Cambria Math"/>
              </w:rPr>
            </m:ctrlPr>
          </m:sSubSup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up>
            <m:r>
              <w:rPr>
                <w:rFonts w:ascii="Cambria Math" w:hAnsi="Cambria Math"/>
              </w:rPr>
              <m:t>2</m:t>
            </m:r>
          </m:sup>
        </m:sSubSup>
      </m:oMath>
      <w:r>
        <w:t xml:space="preserve"> in log-space. Rather than treat the estimates of survey CV as a perfect indicator of total observation error, the prior was widened by multiplying the standard deviation of log CV by two to account for observation variance introduced by potential distributional shifts outside of the survey domain. Another two times multiplier was applied for deep-water species as they have more scope for shifting outside the survey domain.</w:t>
      </w:r>
    </w:p>
    <w:p w14:paraId="15614EF9" w14:textId="77777777" w:rsidR="003F0E22" w:rsidRDefault="00E33F84">
      <w:pPr>
        <w:pStyle w:val="Heading3"/>
      </w:pPr>
      <w:bookmarkStart w:id="12" w:name="model-selection"/>
      <w:bookmarkEnd w:id="7"/>
      <w:bookmarkEnd w:id="11"/>
      <w:r>
        <w:t>Model selection</w:t>
      </w:r>
    </w:p>
    <w:p w14:paraId="511F6E2A" w14:textId="77777777" w:rsidR="003F0E22" w:rsidRDefault="00E33F84">
      <w:pPr>
        <w:pStyle w:val="FirstParagraph"/>
      </w:pPr>
      <w:r>
        <w:t>The degree to which density-dependence of the demersal fish community inhabiting the NL shelves is driven by intra versus interspecific competition is not known. Nor is the degree to which species interactions affect population dynamics. It is, however, well known that the community has been fished for more than 500 years and this history was punctuated by a collapse of several stocks, most notably cod, in the early 1990s (</w:t>
      </w:r>
      <w:hyperlink w:anchor="ref-lear1998">
        <w:r>
          <w:rPr>
            <w:rStyle w:val="Hyperlink"/>
          </w:rPr>
          <w:t>Lear, 1998</w:t>
        </w:r>
      </w:hyperlink>
      <w:r>
        <w:t>). This collapse was not isolated to commercial stocks, as the biomass of several non-commercial species collapsed at the same time. This was followed by a reorganization of the community, which implies that the system experienced a regime shift (</w:t>
      </w:r>
      <w:hyperlink w:anchor="ref-pedersen2017">
        <w:r>
          <w:rPr>
            <w:rStyle w:val="Hyperlink"/>
          </w:rPr>
          <w:t>Pedersen et al., 2017</w:t>
        </w:r>
      </w:hyperlink>
      <w:r>
        <w:t>). Given this context, and the structure of the multispecies surplus production model described above, a series of hypotheses were tested:</w:t>
      </w:r>
    </w:p>
    <w:p w14:paraId="3DD21494" w14:textId="77777777" w:rsidR="003F0E22" w:rsidRDefault="00E33F84">
      <w:pPr>
        <w:pStyle w:val="BodyText"/>
      </w:pPr>
      <w:r>
        <w:rPr>
          <w:b/>
          <w:bCs/>
        </w:rPr>
        <w:t>Full:</w:t>
      </w:r>
      <w:r>
        <w:t xml:space="preserve"> For this hypothesis, it is posited that population dynamics within regions are governed by an overarching system-level carrying capacity that affects all focal species as the aggregate biomass approaches system limits (i.e., inter-specific density-dependent effects are assumed). For this hypothesis and all others, annual reported landings of each species are accounted for in the production equation. Residual variations not explained by intrinsic growth, density-</w:t>
      </w:r>
      <w:r>
        <w:lastRenderedPageBreak/>
        <w:t>dependent effects or landings are described by process errors that are 1) correlated across species and said correlations are assumed to be unstructured, meaning relationships can be of differing strengths — positive, neutral, or negative — for each species-to-species pair; and 2) assumed to be temporally correlated, following an AR1 structure. Finally, a shift covariate was applied to the carrying capacity parameter to enable the estimation of different system limits before and after the community-wide collapse to assess support for a regime shift in each systems’ capacity for the focal demersal species.</w:t>
      </w:r>
    </w:p>
    <w:p w14:paraId="3F6C4B01" w14:textId="77777777" w:rsidR="003F0E22" w:rsidRDefault="00E33F84">
      <w:pPr>
        <w:pStyle w:val="BodyText"/>
      </w:pPr>
      <w:r>
        <w:rPr>
          <w:b/>
          <w:bCs/>
        </w:rPr>
        <w:t>Just shift:</w:t>
      </w:r>
      <w:r>
        <w:t xml:space="preserve"> Model structure is the same as the </w:t>
      </w:r>
      <w:r>
        <w:rPr>
          <w:b/>
          <w:bCs/>
        </w:rPr>
        <w:t>full</w:t>
      </w:r>
      <w:r>
        <w:t xml:space="preserve"> model, except the process errors are assumed to be independent and identically distributed random variables (</w:t>
      </w:r>
      <w:r>
        <w:rPr>
          <w:i/>
          <w:iCs/>
        </w:rPr>
        <w:t>iid</w:t>
      </w:r>
      <w:r>
        <w:t>) to assess the hypothesis that temporal and species correlations are explained by the shift.</w:t>
      </w:r>
    </w:p>
    <w:p w14:paraId="38864C04" w14:textId="77777777" w:rsidR="003F0E22" w:rsidRDefault="00E33F84">
      <w:pPr>
        <w:pStyle w:val="BodyText"/>
      </w:pPr>
      <w:r>
        <w:rPr>
          <w:b/>
          <w:bCs/>
        </w:rPr>
        <w:t>Just correlation:</w:t>
      </w:r>
      <w:r>
        <w:t xml:space="preserve"> Model structure is the same as the </w:t>
      </w:r>
      <w:r>
        <w:rPr>
          <w:b/>
          <w:bCs/>
        </w:rPr>
        <w:t>full</w:t>
      </w:r>
      <w:r>
        <w:t xml:space="preserve"> model, except population dynamics are assumed to be affected by a common and time-invariant carrying capacity. The shift covariate was not applied.</w:t>
      </w:r>
    </w:p>
    <w:p w14:paraId="131F0973" w14:textId="77777777" w:rsidR="003F0E22" w:rsidRDefault="00E33F84">
      <w:pPr>
        <w:pStyle w:val="BodyText"/>
      </w:pPr>
      <w:r>
        <w:rPr>
          <w:b/>
          <w:bCs/>
        </w:rPr>
        <w:t>Shared correlation:</w:t>
      </w:r>
      <w:r>
        <w:t xml:space="preserve"> Model structure is the same as the </w:t>
      </w:r>
      <w:r>
        <w:rPr>
          <w:b/>
          <w:bCs/>
        </w:rPr>
        <w:t>just correlation</w:t>
      </w:r>
      <w:r>
        <w:t xml:space="preserve"> model, except species by species correlations in the process errors are assumed to be the same across all pairs. This structure implies that there is a common but unknown environmental variable affecting the population dynamics of all species. The shift covariate was not applied.</w:t>
      </w:r>
    </w:p>
    <w:p w14:paraId="28BA4C02" w14:textId="77777777" w:rsidR="003F0E22" w:rsidRDefault="00E33F84">
      <w:pPr>
        <w:pStyle w:val="BodyText"/>
      </w:pPr>
      <w:r>
        <w:rPr>
          <w:b/>
          <w:bCs/>
        </w:rPr>
        <w:t>Just species correlation:</w:t>
      </w:r>
      <w:r>
        <w:t xml:space="preserve"> Model structure is the same as the </w:t>
      </w:r>
      <w:r>
        <w:rPr>
          <w:b/>
          <w:bCs/>
        </w:rPr>
        <w:t>shared correlation</w:t>
      </w:r>
      <w:r>
        <w:t xml:space="preserve"> model, except the process errors at each time step are assumed to be </w:t>
      </w:r>
      <w:r>
        <w:rPr>
          <w:i/>
          <w:iCs/>
        </w:rPr>
        <w:t>iid</w:t>
      </w:r>
      <w:r>
        <w:t>. This structure implies that there is a common but unknown environmental process affecting all species, but the process is noisy with no temporal dependence. The shift covariate was not applied.</w:t>
      </w:r>
    </w:p>
    <w:p w14:paraId="0E02AA4B" w14:textId="77777777" w:rsidR="003F0E22" w:rsidRDefault="00E33F84">
      <w:pPr>
        <w:pStyle w:val="BodyText"/>
      </w:pPr>
      <w:r>
        <w:rPr>
          <w:b/>
          <w:bCs/>
        </w:rPr>
        <w:lastRenderedPageBreak/>
        <w:t>Just temporal correlation:</w:t>
      </w:r>
      <w:r>
        <w:t xml:space="preserve"> Model structure is the same as the </w:t>
      </w:r>
      <w:r>
        <w:rPr>
          <w:b/>
          <w:bCs/>
        </w:rPr>
        <w:t>shared correlation</w:t>
      </w:r>
      <w:r>
        <w:t xml:space="preserve"> model, except species by species correlations are assumed to be </w:t>
      </w:r>
      <w:r>
        <w:rPr>
          <w:i/>
          <w:iCs/>
        </w:rPr>
        <w:t>iid</w:t>
      </w:r>
      <w:r>
        <w:t>. This structure implies that environmental processes affect each species differently, however, there may be carry-over effects from one year to the next. The shift covariate was not applied.</w:t>
      </w:r>
    </w:p>
    <w:p w14:paraId="174BB041" w14:textId="77777777" w:rsidR="003F0E22" w:rsidRDefault="00E33F84">
      <w:pPr>
        <w:pStyle w:val="BodyText"/>
      </w:pPr>
      <w:r>
        <w:rPr>
          <w:b/>
          <w:bCs/>
        </w:rPr>
        <w:t>No correlation:</w:t>
      </w:r>
      <w:r>
        <w:t xml:space="preserve"> Model structure is the same as the </w:t>
      </w:r>
      <w:r>
        <w:rPr>
          <w:b/>
          <w:bCs/>
        </w:rPr>
        <w:t>shared correlation</w:t>
      </w:r>
      <w:r>
        <w:t xml:space="preserve"> model, except both temporal and species correlations are assumed to be </w:t>
      </w:r>
      <w:r>
        <w:rPr>
          <w:i/>
          <w:iCs/>
        </w:rPr>
        <w:t>iid</w:t>
      </w:r>
      <w:r>
        <w:t>. That is, population dynamics are thought to be affected by a common time-invariant carrying capacity and residual variations not explained by intrinsic growth, inter-specific density-dependent effects or landings are noisy and independent across time and species. The shift covariate was not applied.</w:t>
      </w:r>
    </w:p>
    <w:p w14:paraId="4DB55925" w14:textId="77777777" w:rsidR="003F0E22" w:rsidRDefault="00E33F84">
      <w:pPr>
        <w:pStyle w:val="BodyText"/>
      </w:pPr>
      <w:r>
        <w:rPr>
          <w:b/>
          <w:bCs/>
        </w:rPr>
        <w:t>Single-species:</w:t>
      </w:r>
      <w:r>
        <w:t xml:space="preserve"> Model structure is the same as the </w:t>
      </w:r>
      <w:r>
        <w:rPr>
          <w:b/>
          <w:bCs/>
        </w:rPr>
        <w:t>no correlation</w:t>
      </w:r>
      <w:r>
        <w:t xml:space="preserve"> model, except population dynamics are assumed to be governed by species-specific carrying capacities (i.e., intra-specific density-dependent effects are assumed). This formulation is analogous to standard state-space Schaefer production models. The shift covariate was not applied.</w:t>
      </w:r>
    </w:p>
    <w:p w14:paraId="4129CEBC" w14:textId="77777777" w:rsidR="003F0E22" w:rsidRDefault="00E33F84">
      <w:pPr>
        <w:pStyle w:val="BodyText"/>
      </w:pPr>
      <w:r>
        <w:t xml:space="preserve">The predictive ability of each of these models was tested using two cross-validation approaches: 1) leave-one-out cross-validation (LOO-CV), and 2) hindcast cross-validation (Hindcast-CV). LOO-CV is a form of exhaustive cross-validation where the model is repeatedly conditioned on a training set missing one observation (i.e., </w:t>
      </w:r>
      <w:proofErr w:type="gramStart"/>
      <w:r>
        <w:t>one fold</w:t>
      </w:r>
      <w:proofErr w:type="gramEnd"/>
      <w:r>
        <w:t xml:space="preserve">) until the number of model folds equal the number of observations in the data. The missing observations are predicted at each fold, permitting assessments of the models’ ability to predict the actual value that was left-out at each fold. The hindcast-CV approach is </w:t>
      </w:r>
      <w:proofErr w:type="gramStart"/>
      <w:r>
        <w:t>similar,</w:t>
      </w:r>
      <w:proofErr w:type="gramEnd"/>
      <w:r>
        <w:t xml:space="preserve"> however it focuses on the models’ ability to predict the future. Under this approach, the model is repeatedly conditioned on a training set missing observations from the terminal year such that each fold excludes an increasing number of years worth of data from the tail of the time series (</w:t>
      </w:r>
      <w:hyperlink w:anchor="ref-kell2016">
        <w:r>
          <w:rPr>
            <w:rStyle w:val="Hyperlink"/>
          </w:rPr>
          <w:t>Kell et al., 2016</w:t>
        </w:r>
      </w:hyperlink>
      <w:r>
        <w:t xml:space="preserve">). We folded back 20 years and, for </w:t>
      </w:r>
      <w:r>
        <w:lastRenderedPageBreak/>
        <w:t xml:space="preserve">each fold, predicted survey indices were compared to the observed survey indices (e.g., observed indices from 2020 were compared with predicted survey indices for 2020 from the model conditioned on data from 1978-2019). For both approaches, we denote predicted survey indices as </w:t>
      </w:r>
      <m:oMath>
        <m:acc>
          <m:accPr>
            <m:ctrlPr>
              <w:rPr>
                <w:rFonts w:ascii="Cambria Math" w:hAnsi="Cambria Math"/>
              </w:rPr>
            </m:ctrlPr>
          </m:accPr>
          <m:e>
            <m:sSub>
              <m:sSubPr>
                <m:ctrlPr>
                  <w:rPr>
                    <w:rFonts w:ascii="Cambria Math" w:hAnsi="Cambria Math"/>
                  </w:rPr>
                </m:ctrlPr>
              </m:sSubPr>
              <m:e>
                <m:r>
                  <w:rPr>
                    <w:rFonts w:ascii="Cambria Math" w:hAnsi="Cambria Math"/>
                  </w:rPr>
                  <m:t>I</m:t>
                </m:r>
              </m:e>
              <m:sub>
                <m:r>
                  <w:rPr>
                    <w:rFonts w:ascii="Cambria Math" w:hAnsi="Cambria Math"/>
                  </w:rPr>
                  <m:t>j</m:t>
                </m:r>
              </m:sub>
            </m:sSub>
          </m:e>
        </m:acc>
      </m:oMath>
      <w:r>
        <w:t xml:space="preserve"> and the </w:t>
      </w:r>
      <w:proofErr w:type="gramStart"/>
      <w:r>
        <w:t>left out</w:t>
      </w:r>
      <w:proofErr w:type="gramEnd"/>
      <w:r>
        <w:t xml:space="preserve"> observations </w:t>
      </w:r>
      <m:oMath>
        <m:sSub>
          <m:sSubPr>
            <m:ctrlPr>
              <w:rPr>
                <w:rFonts w:ascii="Cambria Math" w:hAnsi="Cambria Math"/>
              </w:rPr>
            </m:ctrlPr>
          </m:sSubPr>
          <m:e>
            <m:r>
              <w:rPr>
                <w:rFonts w:ascii="Cambria Math" w:hAnsi="Cambria Math"/>
              </w:rPr>
              <m:t>I</m:t>
            </m:r>
          </m:e>
          <m:sub>
            <m:r>
              <w:rPr>
                <w:rFonts w:ascii="Cambria Math" w:hAnsi="Cambria Math"/>
              </w:rPr>
              <m:t>j</m:t>
            </m:r>
          </m:sub>
        </m:sSub>
      </m:oMath>
      <w:r>
        <w:t xml:space="preserve">, where </w:t>
      </w:r>
      <m:oMath>
        <m:r>
          <w:rPr>
            <w:rFonts w:ascii="Cambria Math" w:hAnsi="Cambria Math"/>
          </w:rPr>
          <m:t>j</m:t>
        </m:r>
      </m:oMath>
      <w:r>
        <w:t xml:space="preserve"> represents all unique combinations of years, species, and survey indices present in the left out data. LOO-CV and Hindcast-CV prediction error scores for each model for each region were calculated by taking the mean squared error,</w:t>
      </w:r>
    </w:p>
    <w:p w14:paraId="7BECEA85" w14:textId="77777777" w:rsidR="003F0E22" w:rsidRDefault="00E33F84">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nor/>
                  </m:rPr>
                  <m:t>CV Score</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j</m:t>
                                    </m:r>
                                  </m:sub>
                                </m:sSub>
                              </m:e>
                            </m:d>
                            <m:r>
                              <m:rPr>
                                <m:sty m:val="p"/>
                              </m:rPr>
                              <w:rPr>
                                <w:rFonts w:ascii="Cambria Math" w:hAnsi="Cambria Math"/>
                              </w:rPr>
                              <m:t>-</m:t>
                            </m:r>
                            <m:r>
                              <w:rPr>
                                <w:rFonts w:ascii="Cambria Math" w:hAnsi="Cambria Math"/>
                              </w:rPr>
                              <m:t>log</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I</m:t>
                                        </m:r>
                                      </m:e>
                                    </m:acc>
                                  </m:e>
                                  <m:sub>
                                    <m:r>
                                      <w:rPr>
                                        <w:rFonts w:ascii="Cambria Math" w:hAnsi="Cambria Math"/>
                                      </w:rPr>
                                      <m:t>j</m:t>
                                    </m:r>
                                  </m:sub>
                                </m:sSub>
                              </m:e>
                            </m:d>
                          </m:e>
                        </m:d>
                      </m:e>
                      <m:sup>
                        <m:r>
                          <w:rPr>
                            <w:rFonts w:ascii="Cambria Math" w:hAnsi="Cambria Math"/>
                          </w:rPr>
                          <m:t>2</m:t>
                        </m:r>
                      </m:sup>
                    </m:sSup>
                  </m:e>
                </m:nary>
              </m:e>
              <m:e>
                <m:r>
                  <w:rPr>
                    <w:rFonts w:ascii="Cambria Math" w:hAnsi="Cambria Math"/>
                  </w:rPr>
                  <m:t>  </m:t>
                </m:r>
                <m:d>
                  <m:dPr>
                    <m:ctrlPr>
                      <w:rPr>
                        <w:rFonts w:ascii="Cambria Math" w:hAnsi="Cambria Math"/>
                      </w:rPr>
                    </m:ctrlPr>
                  </m:dPr>
                  <m:e>
                    <m:r>
                      <w:rPr>
                        <w:rFonts w:ascii="Cambria Math" w:hAnsi="Cambria Math"/>
                      </w:rPr>
                      <m:t>11</m:t>
                    </m:r>
                  </m:e>
                </m:d>
                <m:r>
                  <m:rPr>
                    <m:sty m:val="p"/>
                  </m:rPr>
                  <w:rPr>
                    <w:rFonts w:ascii="Cambria Math" w:hAnsi="Cambria Math"/>
                  </w:rPr>
                  <m:t>.</m:t>
                </m:r>
              </m:e>
            </m:mr>
          </m:m>
        </m:oMath>
      </m:oMathPara>
    </w:p>
    <w:p w14:paraId="4AEDE38E" w14:textId="77777777" w:rsidR="003F0E22" w:rsidRDefault="00E33F84">
      <w:pPr>
        <w:pStyle w:val="FirstParagraph"/>
      </w:pPr>
      <w:r>
        <w:t>These scores were also averaged across methods (LOO-CV, Hindcast-CV) and region (Northeast NL Shelf, Grand Bank, Southern NL) to obtain an overall score of predictive ability of each model. A well-fitting model will result in predicted values that are close to the excluded values and, therefore, result in lower scores. Ultimately, these scores enable a model-comparison approach to hypothesis testing. These scores are comparable even for the single-species model as it compares species-specific data points to predictions.</w:t>
      </w:r>
    </w:p>
    <w:p w14:paraId="233FA683" w14:textId="77777777" w:rsidR="003F0E22" w:rsidRDefault="00E33F84">
      <w:pPr>
        <w:pStyle w:val="Heading1"/>
      </w:pPr>
      <w:bookmarkStart w:id="13" w:name="results"/>
      <w:bookmarkEnd w:id="2"/>
      <w:bookmarkEnd w:id="5"/>
      <w:bookmarkEnd w:id="12"/>
      <w:r>
        <w:t>Results</w:t>
      </w:r>
    </w:p>
    <w:p w14:paraId="5BE3C6F4" w14:textId="77777777" w:rsidR="003F0E22" w:rsidRDefault="00E33F84">
      <w:pPr>
        <w:pStyle w:val="FirstParagraph"/>
      </w:pPr>
      <w:r>
        <w:t xml:space="preserve">Both cross-validation metrics (LOO-CV and Hindcast-CV scores) indicate that most multispecies production model formulations outperform a single-species production model when applied to seven species within three ecosystem production units (Northeast NL Shelf, Grand Bank, and Southern NL) off the east coast of Canada (Figure 2). Focusing on overall scores, the performance of the single-species production model was similar to a multispecies formulation that assumes there is no correlation in the process errors across species or time. There tend to be </w:t>
      </w:r>
      <w:r>
        <w:lastRenderedPageBreak/>
        <w:t>more notable decreases in the scores as temporal and species correlations are introduced, indicating an improvement in the predictive ability of these models. The “shared correlation” and “just correlation” formulations, in particular, tended to receive the lowest scores, and dropping the species and temporal correlations in lieu of a shift covariate (“just shift” formulation) resulted in a deterioration of predictive ability. Scores were improved when temporal and species-to-species correlations were introduced along with the shift covariate (“full” formulation); however, the fit of the “full” model tended to be poorer than the “just correlation” formulation, which further indicates that the “shift” covariate degraded the predictive ability of the model. Subsequent plots focus on the best fitting formulation, “just correlation”, to demonstrate model predictions.</w:t>
      </w:r>
    </w:p>
    <w:p w14:paraId="4C5476E6" w14:textId="77777777" w:rsidR="003F0E22" w:rsidRDefault="00E33F84">
      <w:pPr>
        <w:pStyle w:val="BodyText"/>
      </w:pPr>
      <w:r>
        <w:t xml:space="preserve">The multispecies production model with unstructured species-to-species correlation and AR1 temporal correlation (“just correlation”) </w:t>
      </w:r>
      <w:proofErr w:type="gramStart"/>
      <w:r>
        <w:t>offered an explanation of</w:t>
      </w:r>
      <w:proofErr w:type="gramEnd"/>
      <w:r>
        <w:t xml:space="preserve"> the trends in survey indices of focal species across three ecosystem production units with little signs of systematic bias (see residual plots included in model dashboards; Supplement 1). Predicted indices track observed values and, by estimating catchability parameters by species and survey, indices from temporally fragmented surveys are stitched together and their trends are used to inform a continuous underlying trend in biomass (Figure 3). The earlier Yankee and Engel eras of the Canadian surveys tended to receive lower catchability estimates than the Campelen era survey; indices since 1996 therefore tend to be closer, in relative terms, to the underlying estimates of biomass from the model.</w:t>
      </w:r>
    </w:p>
    <w:p w14:paraId="5F6243D9" w14:textId="77777777" w:rsidR="003F0E22" w:rsidRDefault="00E33F84">
      <w:pPr>
        <w:pStyle w:val="BodyText"/>
      </w:pPr>
      <w:r>
        <w:t xml:space="preserve">Isolating residual changes in biomass not explained by reported fisheries landings or the production function (equation (4)) reveals substantive subtractions in the early 1990s across all three ecosystem production units (Figure 4). These residual subtractions exceed the absolute </w:t>
      </w:r>
      <w:r>
        <w:lastRenderedPageBreak/>
        <w:t>scale of landings taken in the late 1980s from the Northeast NL Shelf and Grand Bank ecosystem production units. The scale of changes derived from the production function and other processes are of a scale similar to landings reported in the Southern NL ecosystem production unit. Estimates of biomass exceeded the carrying capacity estimated for the Northeast NL Shelf through the 1980s, and all focal species displayed abrupt declines in the early 1990s. Comparing community composition in the early 1980s to the 2010s, there are no clear shifts in the relative biomass of the focal species in the Northeast NL Shelf. Elsewhere, total biomass exceeded or approached system carrying capacity in the late 1980s, after which all species declined. Estimates of total biomass have gradually increased on the Grand Bank and off Southern NL since the mid 1990s, largely due to increasing Redfish spp. biomass estimates.</w:t>
      </w:r>
    </w:p>
    <w:p w14:paraId="57D1C40E" w14:textId="77777777" w:rsidR="003F0E22" w:rsidRDefault="00E33F84">
      <w:pPr>
        <w:pStyle w:val="BodyText"/>
      </w:pPr>
      <w:r>
        <w:t>Further inspection of the process errors reveals common patterns across all focal species across three ecosystem production units (Figure 5). Like the exponentiated and unstandardized process errors (“residual change”) shown in Figure 4, the standardized process errors highlight substantive subtractions in the early 1990s, representing time-series lows for 19 out of 21 populations. The standardized values also reveal parallel and periodic increases and decreases within each region. The species-to-species correlations in the process errors estimated by the “just correlation” model indicate that only 10 out of 63 pairs were negatively correlated. Also note that the “shared correlation” model estimates of a common species-to-species correlation parameter were 0.79 (95% CI: 0.70, 0.86), 0.68 (95% CI: 0.58, 0.76), and 0.81 (95% CI: 0.66, 0.90) for the Northeast NL Shelf, Grand Bank, and Southern NL ecosystem production units, respectively. This model received similar cross-validation scores as the “just correlation” model which, taken together, further supports the inference that the process errors are primarily positively correlated across species within each production unit.</w:t>
      </w:r>
    </w:p>
    <w:p w14:paraId="255B4054" w14:textId="77777777" w:rsidR="003F0E22" w:rsidRDefault="00E33F84">
      <w:pPr>
        <w:pStyle w:val="Heading1"/>
      </w:pPr>
      <w:bookmarkStart w:id="14" w:name="discussion"/>
      <w:bookmarkEnd w:id="13"/>
      <w:r>
        <w:lastRenderedPageBreak/>
        <w:t>Discussion</w:t>
      </w:r>
    </w:p>
    <w:p w14:paraId="38BF97EE" w14:textId="175CACF2" w:rsidR="003F0E22" w:rsidRDefault="00E33F84">
      <w:pPr>
        <w:pStyle w:val="FirstParagraph"/>
      </w:pPr>
      <w:r>
        <w:t>Rather than assuming that populations are primarily regulated by species-specific carrying capacities, our multispecies production model assumes that both intra and interspecific competition stunts growth as total biomass approaches the environment’s maximal load. This assumption is conceptually similar to aggregate production models (</w:t>
      </w:r>
      <w:hyperlink w:anchor="ref-bundy2012">
        <w:r>
          <w:rPr>
            <w:rStyle w:val="Hyperlink"/>
          </w:rPr>
          <w:t>Bundy et al., 2012</w:t>
        </w:r>
      </w:hyperlink>
      <w:r>
        <w:t xml:space="preserve">; </w:t>
      </w:r>
      <w:hyperlink w:anchor="ref-fogarty2012">
        <w:r>
          <w:rPr>
            <w:rStyle w:val="Hyperlink"/>
          </w:rPr>
          <w:t>Fogarty et al., 2012</w:t>
        </w:r>
      </w:hyperlink>
      <w:r>
        <w:t xml:space="preserve">; </w:t>
      </w:r>
      <w:hyperlink w:anchor="ref-mueter2006">
        <w:r>
          <w:rPr>
            <w:rStyle w:val="Hyperlink"/>
          </w:rPr>
          <w:t>Mueter &amp; Megrey, 2006</w:t>
        </w:r>
      </w:hyperlink>
      <w:r>
        <w:t xml:space="preserve">) as it is rooted in the idea that total production, and consequently system-level </w:t>
      </w:r>
      <w:commentRangeStart w:id="15"/>
      <w:del w:id="16" w:author="Joanne Morgan" w:date="2023-12-19T13:40:00Z">
        <w:r w:rsidDel="00E33F84">
          <w:delText>maximum sustainable yield (</w:delText>
        </w:r>
      </w:del>
      <w:r>
        <w:t>MSY</w:t>
      </w:r>
      <w:commentRangeEnd w:id="15"/>
      <w:r>
        <w:rPr>
          <w:rStyle w:val="CommentReference"/>
        </w:rPr>
        <w:commentReference w:id="15"/>
      </w:r>
      <w:del w:id="17" w:author="Joanne Morgan" w:date="2023-12-19T13:40:00Z">
        <w:r w:rsidDel="00E33F84">
          <w:delText>)</w:delText>
        </w:r>
      </w:del>
      <w:r>
        <w:t>, is limited by the amount of resources available in a given ecosystem. In contrast to aggregate production models, we also attempt to capture the dynamics of species within a community. Fisheries landings, competitive interactions, predation, and prey availability all affect species-level production (</w:t>
      </w:r>
      <w:hyperlink w:anchor="ref-lotka1925">
        <w:r>
          <w:rPr>
            <w:rStyle w:val="Hyperlink"/>
          </w:rPr>
          <w:t>Lotka, 1925</w:t>
        </w:r>
      </w:hyperlink>
      <w:r>
        <w:t xml:space="preserve">; </w:t>
      </w:r>
      <w:hyperlink w:anchor="ref-schaefer1954">
        <w:r>
          <w:rPr>
            <w:rStyle w:val="Hyperlink"/>
          </w:rPr>
          <w:t>Schaefer, 1954</w:t>
        </w:r>
      </w:hyperlink>
      <w:r>
        <w:t xml:space="preserve">; </w:t>
      </w:r>
      <w:hyperlink w:anchor="ref-volterra1926">
        <w:r>
          <w:rPr>
            <w:rStyle w:val="Hyperlink"/>
          </w:rPr>
          <w:t>Volterra, 1926</w:t>
        </w:r>
      </w:hyperlink>
      <w:r>
        <w:t xml:space="preserve">). While our model explicitly accounts for landings, species interactions are implicitly accounted for by estimating species-to-species correlations (sensu </w:t>
      </w:r>
      <w:hyperlink w:anchor="ref-albertsen2018">
        <w:r>
          <w:rPr>
            <w:rStyle w:val="Hyperlink"/>
          </w:rPr>
          <w:t>Albertsen et al., 2018</w:t>
        </w:r>
      </w:hyperlink>
      <w:r>
        <w:t xml:space="preserve">; see </w:t>
      </w:r>
      <w:hyperlink w:anchor="ref-gamble2009">
        <w:r>
          <w:rPr>
            <w:rStyle w:val="Hyperlink"/>
          </w:rPr>
          <w:t>Gamble &amp; Link, 2009</w:t>
        </w:r>
      </w:hyperlink>
      <w:r>
        <w:t xml:space="preserve"> for a more explicit approach). Finally, by utilizing a state-space framework akin to single-species state-space production models (e.g., </w:t>
      </w:r>
      <w:hyperlink w:anchor="ref-millar2000">
        <w:r>
          <w:rPr>
            <w:rStyle w:val="Hyperlink"/>
          </w:rPr>
          <w:t>Millar &amp; Meyer, 2000</w:t>
        </w:r>
      </w:hyperlink>
      <w:r>
        <w:t xml:space="preserve">; </w:t>
      </w:r>
      <w:hyperlink w:anchor="ref-winker2018">
        <w:r>
          <w:rPr>
            <w:rStyle w:val="Hyperlink"/>
          </w:rPr>
          <w:t>Winker et al., 2018</w:t>
        </w:r>
      </w:hyperlink>
      <w:r>
        <w:t xml:space="preserve">), we attempt to differentiate population processes from </w:t>
      </w:r>
      <w:commentRangeStart w:id="18"/>
      <w:r>
        <w:t xml:space="preserve">noise and bias </w:t>
      </w:r>
      <w:commentRangeEnd w:id="18"/>
      <w:r w:rsidR="00167F92">
        <w:rPr>
          <w:rStyle w:val="CommentReference"/>
        </w:rPr>
        <w:commentReference w:id="18"/>
      </w:r>
      <w:r>
        <w:t>introduced by surveys of fish populations. The overall structure of the model allows species-specific dynamics to be captured while avoiding the assumption that the dynamics of each species is isolated and independent from other species sharing the same space and potentially competing for the same resources.</w:t>
      </w:r>
    </w:p>
    <w:p w14:paraId="29344EE4" w14:textId="77777777" w:rsidR="003F0E22" w:rsidRDefault="00E33F84">
      <w:pPr>
        <w:pStyle w:val="BodyText"/>
      </w:pPr>
      <w:r>
        <w:t>Our case study focuses on the population dynamics of commercially important demersal fish stocks off the east coast of Canada. This is an interesting case since most stocks in the area collapsed in the early 1990s (</w:t>
      </w:r>
      <w:hyperlink w:anchor="ref-lear1998">
        <w:r>
          <w:rPr>
            <w:rStyle w:val="Hyperlink"/>
          </w:rPr>
          <w:t>Lear, 1998</w:t>
        </w:r>
      </w:hyperlink>
      <w:r>
        <w:t xml:space="preserve">), and the relative contribution of fishing and </w:t>
      </w:r>
      <w:r>
        <w:lastRenderedPageBreak/>
        <w:t>environmental impacts has been highly debated (</w:t>
      </w:r>
      <w:hyperlink w:anchor="ref-pedersen2017">
        <w:r>
          <w:rPr>
            <w:rStyle w:val="Hyperlink"/>
          </w:rPr>
          <w:t>Pedersen et al., 2017</w:t>
        </w:r>
      </w:hyperlink>
      <w:r>
        <w:t>). We attempt to disentangle the impacts of fishing from environmental effects using our multispecies production model and, in doing so, we provide empirical evidence that environmental factors played a non-negligible role in the changes observed in the region. The focal species within each model all occupy the same ecosystem production unit and ultimately compete for the same resources (</w:t>
      </w:r>
      <w:hyperlink w:anchor="ref-pepin2014">
        <w:r>
          <w:rPr>
            <w:rStyle w:val="Hyperlink"/>
          </w:rPr>
          <w:t>Pepin et al., 2014</w:t>
        </w:r>
      </w:hyperlink>
      <w:r>
        <w:t xml:space="preserve">). It follows that total production at upper trophic levels should be limited by a regions’ finite resources, which is evidenced in our case study by the general support for models that impose a system-level carrying capacity. Beyond this, we found evidence for synchronous changes in the demersal fish community, which implies that a common bottom-up driver is impacting the dynamics of these species (see also </w:t>
      </w:r>
      <w:hyperlink w:anchor="ref-bundy2012">
        <w:r>
          <w:rPr>
            <w:rStyle w:val="Hyperlink"/>
          </w:rPr>
          <w:t>Bundy et al., 2012</w:t>
        </w:r>
      </w:hyperlink>
      <w:r>
        <w:t>). This is supported by species-specific studies on capelin (</w:t>
      </w:r>
      <w:r>
        <w:rPr>
          <w:i/>
          <w:iCs/>
        </w:rPr>
        <w:t>Mallotus villosus</w:t>
      </w:r>
      <w:r>
        <w:t xml:space="preserve">) and Atlantic cod in the region which highlight the influence of bottom-up drivers (e.g., </w:t>
      </w:r>
      <w:hyperlink w:anchor="ref-buren2014a">
        <w:r>
          <w:rPr>
            <w:rStyle w:val="Hyperlink"/>
          </w:rPr>
          <w:t>Buren, Koen-Alonso, &amp; Stenson, 2014</w:t>
        </w:r>
      </w:hyperlink>
      <w:r>
        <w:t xml:space="preserve">; </w:t>
      </w:r>
      <w:hyperlink w:anchor="ref-buren2014b">
        <w:r>
          <w:rPr>
            <w:rStyle w:val="Hyperlink"/>
          </w:rPr>
          <w:t>Buren, Koen-Alonso, Pepin, et al., 2014</w:t>
        </w:r>
      </w:hyperlink>
      <w:r>
        <w:t xml:space="preserve">; </w:t>
      </w:r>
      <w:hyperlink w:anchor="ref-koen2021">
        <w:r>
          <w:rPr>
            <w:rStyle w:val="Hyperlink"/>
          </w:rPr>
          <w:t>Koen-Alonso et al., 2021</w:t>
        </w:r>
      </w:hyperlink>
      <w:r>
        <w:t xml:space="preserve">; </w:t>
      </w:r>
      <w:hyperlink w:anchor="ref-regular2022">
        <w:r>
          <w:rPr>
            <w:rStyle w:val="Hyperlink"/>
          </w:rPr>
          <w:t>Regular et al., 2022</w:t>
        </w:r>
      </w:hyperlink>
      <w:r>
        <w:t>). Taken together, evidence is mounting that fishing was not the sole cause of the collapses observed in the early 1990s.</w:t>
      </w:r>
    </w:p>
    <w:p w14:paraId="56C35AF7" w14:textId="16C06E6B" w:rsidR="003F0E22" w:rsidRDefault="00E33F84">
      <w:pPr>
        <w:pStyle w:val="BodyText"/>
      </w:pPr>
      <w:r>
        <w:t xml:space="preserve">Our inference that environmental factors were a key driver of stock collapses was unexpected given the prevailing hypothesis is that fishing activity was the primary driver (e.g., </w:t>
      </w:r>
      <w:hyperlink w:anchor="ref-gomes1995">
        <w:r>
          <w:rPr>
            <w:rStyle w:val="Hyperlink"/>
          </w:rPr>
          <w:t>Gomes et al., 1995</w:t>
        </w:r>
      </w:hyperlink>
      <w:r>
        <w:t xml:space="preserve">; </w:t>
      </w:r>
      <w:hyperlink w:anchor="ref-hutchings1996">
        <w:r>
          <w:rPr>
            <w:rStyle w:val="Hyperlink"/>
          </w:rPr>
          <w:t>Hutchings, 1996</w:t>
        </w:r>
      </w:hyperlink>
      <w:r>
        <w:t xml:space="preserve">; but see </w:t>
      </w:r>
      <w:hyperlink w:anchor="ref-morgan2002">
        <w:r>
          <w:rPr>
            <w:rStyle w:val="Hyperlink"/>
          </w:rPr>
          <w:t>Morgan et al., 2002</w:t>
        </w:r>
      </w:hyperlink>
      <w:r>
        <w:t xml:space="preserve">). Since our model utilizes </w:t>
      </w:r>
      <w:r>
        <w:rPr>
          <w:i/>
          <w:iCs/>
        </w:rPr>
        <w:t>reported</w:t>
      </w:r>
      <w:r>
        <w:t xml:space="preserve"> fisheries landings, a portion of these losses may be attributed to illegal fishing activity. However, it seems unlikely that the industry had the capacity to covertly exceed typical reported annual catches in the late 1980s</w:t>
      </w:r>
      <w:ins w:id="19" w:author="Joanne Morgan" w:date="2023-12-19T13:45:00Z">
        <w:r w:rsidR="00167F92">
          <w:t xml:space="preserve"> by the amount suggested here</w:t>
        </w:r>
      </w:ins>
      <w:r>
        <w:t xml:space="preserve">. For instance, annual catches in the late 1980s across the Northeast NL Shelf and the Grand Bank totaled ~450 kt while residual losses estimated by the model in the early 1990s was ~1000 kt. The fishing industry would have had to </w:t>
      </w:r>
      <w:r>
        <w:lastRenderedPageBreak/>
        <w:t xml:space="preserve">double its efforts to explain the declines. It follows that the decline must at least in part, if not primarily, be due to an unknown environmental driver. This contention is not new (see, for example, </w:t>
      </w:r>
      <w:hyperlink w:anchor="ref-atkinson1994">
        <w:r>
          <w:rPr>
            <w:rStyle w:val="Hyperlink"/>
          </w:rPr>
          <w:t>Atkinson, 1994</w:t>
        </w:r>
      </w:hyperlink>
      <w:r>
        <w:t xml:space="preserve">; </w:t>
      </w:r>
      <w:hyperlink w:anchor="ref-pedersen2017">
        <w:r>
          <w:rPr>
            <w:rStyle w:val="Hyperlink"/>
          </w:rPr>
          <w:t>Pedersen et al., 2017</w:t>
        </w:r>
      </w:hyperlink>
      <w:r>
        <w:t xml:space="preserve">), however, it remains contentious and perplexing as we lack specific causal explanations. While increasingly cold conditions through the 1980s and early 1990s undoubtedly affected the distribution of multiple species </w:t>
      </w:r>
      <w:ins w:id="20" w:author="Joanne Morgan" w:date="2023-12-19T13:46:00Z">
        <w:r w:rsidR="00167F92">
          <w:t>(</w:t>
        </w:r>
      </w:ins>
      <w:r>
        <w:t xml:space="preserve">Robertson et al. </w:t>
      </w:r>
      <w:del w:id="21" w:author="Joanne Morgan" w:date="2023-12-19T13:46:00Z">
        <w:r w:rsidDel="00167F92">
          <w:delText>(</w:delText>
        </w:r>
      </w:del>
      <w:r>
        <w:fldChar w:fldCharType="begin"/>
      </w:r>
      <w:r>
        <w:instrText xml:space="preserve"> HYPERLINK \l "ref-robertson2021" \h </w:instrText>
      </w:r>
      <w:r>
        <w:fldChar w:fldCharType="separate"/>
      </w:r>
      <w:r>
        <w:rPr>
          <w:rStyle w:val="Hyperlink"/>
        </w:rPr>
        <w:t>2021</w:t>
      </w:r>
      <w:r>
        <w:rPr>
          <w:rStyle w:val="Hyperlink"/>
        </w:rPr>
        <w:fldChar w:fldCharType="end"/>
      </w:r>
      <w:r>
        <w:t>), it is not yet clear whether shifting temperatures was the primary driver of the collapse and, if it was, the causal pathway has yet to be determined.</w:t>
      </w:r>
    </w:p>
    <w:p w14:paraId="1F85A347" w14:textId="77777777" w:rsidR="003F0E22" w:rsidRDefault="00E33F84">
      <w:pPr>
        <w:pStyle w:val="BodyText"/>
      </w:pPr>
      <w:r>
        <w:t>Regardless of the environmental driver behind the 1990s collapse, it is possible that increasingly industrialized and intense fishing activity through the 1960s and 1970s reduced population diversity and, consequently, hampered the ability of the species within the community to buffer subsequent environmental changes (</w:t>
      </w:r>
      <w:r>
        <w:rPr>
          <w:i/>
          <w:iCs/>
        </w:rPr>
        <w:t>sensu</w:t>
      </w:r>
      <w:r>
        <w:t xml:space="preserve"> the portfolio effect, </w:t>
      </w:r>
      <w:hyperlink w:anchor="ref-schindler2010">
        <w:r>
          <w:rPr>
            <w:rStyle w:val="Hyperlink"/>
          </w:rPr>
          <w:t>Schindler et al., 2010</w:t>
        </w:r>
      </w:hyperlink>
      <w:r>
        <w:t xml:space="preserve">). Still, it is curious that heavily exploited species like </w:t>
      </w:r>
      <w:commentRangeStart w:id="22"/>
      <w:r>
        <w:t xml:space="preserve">Atlantic cod show no signs </w:t>
      </w:r>
      <w:commentRangeEnd w:id="22"/>
      <w:r w:rsidR="00167F92">
        <w:rPr>
          <w:rStyle w:val="CommentReference"/>
        </w:rPr>
        <w:commentReference w:id="22"/>
      </w:r>
      <w:r>
        <w:t>of change or loss of genetic diversity (</w:t>
      </w:r>
      <w:hyperlink w:anchor="ref-pinsky2021">
        <w:r>
          <w:rPr>
            <w:rStyle w:val="Hyperlink"/>
          </w:rPr>
          <w:t>Pinsky et al., 2021</w:t>
        </w:r>
      </w:hyperlink>
      <w:r>
        <w:t>). Another hypothesis is that fishing activity bounded the safe operating space of the system, triggering an alternate stable state (</w:t>
      </w:r>
      <w:hyperlink w:anchor="ref-scheffer2015">
        <w:r>
          <w:rPr>
            <w:rStyle w:val="Hyperlink"/>
          </w:rPr>
          <w:t>Scheffer et al., 2015</w:t>
        </w:r>
      </w:hyperlink>
      <w:r>
        <w:t>). While not a perfect test of chaotic dynamics, we did assess the possibility of a systematic shift in system-level carrying capacities and found little support for this hypothesis. That said, there were clear shifts in the communities in the region and these shifts may have emerged from the combined effects of interspecific competition and shifting energy pathways. It is well known that the dominant forage species in the area shifted from capelin to shrimp (</w:t>
      </w:r>
      <w:hyperlink w:anchor="ref-dawe2012">
        <w:r>
          <w:rPr>
            <w:rStyle w:val="Hyperlink"/>
          </w:rPr>
          <w:t>Dawe et al., 2012</w:t>
        </w:r>
      </w:hyperlink>
      <w:r>
        <w:t>) and this change was detrimental for cod (</w:t>
      </w:r>
      <w:hyperlink w:anchor="ref-link2019">
        <w:r>
          <w:rPr>
            <w:rStyle w:val="Hyperlink"/>
          </w:rPr>
          <w:t>Link &amp; Sherwood, 2019</w:t>
        </w:r>
      </w:hyperlink>
      <w:r>
        <w:t xml:space="preserve">; </w:t>
      </w:r>
      <w:hyperlink w:anchor="ref-mullowney2014">
        <w:r>
          <w:rPr>
            <w:rStyle w:val="Hyperlink"/>
          </w:rPr>
          <w:t>Mullowney &amp; Rose, 2014</w:t>
        </w:r>
      </w:hyperlink>
      <w:r>
        <w:t xml:space="preserve">; </w:t>
      </w:r>
      <w:hyperlink w:anchor="ref-regular2022">
        <w:r>
          <w:rPr>
            <w:rStyle w:val="Hyperlink"/>
          </w:rPr>
          <w:t>Regular et al., 2022</w:t>
        </w:r>
      </w:hyperlink>
      <w:r>
        <w:t>) and perhaps other piscivorous species that rely on capelin. Shrimp are an important prey item for redfish species (</w:t>
      </w:r>
      <w:hyperlink w:anchor="ref-brown2022">
        <w:r>
          <w:rPr>
            <w:rStyle w:val="Hyperlink"/>
          </w:rPr>
          <w:t>Brown-Vuillemin et al., 2022</w:t>
        </w:r>
      </w:hyperlink>
      <w:r>
        <w:t xml:space="preserve">), so it is possible that the increasing shrimp population helped support </w:t>
      </w:r>
      <w:commentRangeStart w:id="23"/>
      <w:r>
        <w:t>concurrent recruitment pulses of redfish.</w:t>
      </w:r>
      <w:commentRangeEnd w:id="23"/>
      <w:r w:rsidR="00167F92">
        <w:rPr>
          <w:rStyle w:val="CommentReference"/>
        </w:rPr>
        <w:commentReference w:id="23"/>
      </w:r>
      <w:r>
        <w:t xml:space="preserve"> We admit </w:t>
      </w:r>
      <w:r>
        <w:lastRenderedPageBreak/>
        <w:t>that this conjecture is highly speculative; however, we add it as a simple example of how bottom-up forces may be driving the observed changes in the community. The reality is obviously more complex and the observed restructuring of the communities may be akin to the “paradox of plankton” where the continuous interaction of ecological and environmental factors give rise to “oscillations and chaos, with a continuous wax and wane of species within the community” (</w:t>
      </w:r>
      <w:hyperlink w:anchor="ref-scheffer2003">
        <w:r>
          <w:rPr>
            <w:rStyle w:val="Hyperlink"/>
          </w:rPr>
          <w:t>Scheffer et al., 2003</w:t>
        </w:r>
      </w:hyperlink>
      <w:r>
        <w:t>).</w:t>
      </w:r>
    </w:p>
    <w:p w14:paraId="64D5A3B2" w14:textId="77777777" w:rsidR="003F0E22" w:rsidRDefault="00E33F84">
      <w:pPr>
        <w:pStyle w:val="BodyText"/>
      </w:pPr>
      <w:r>
        <w:t>Like all models, our multispecies production model is an imperfect abstraction of nature and while it may be useful in some contexts, it is important to consider its limitations when interpreting results. First, it is important to remember that there may be a spatial mismatch in the structure and function of the populations included in this study as some stock boundaries differ from the regions used in this study. For instance, Atlantic cod in NAFO divisions 2J3KL are considered a separate stock from cod in divisions 3NO (</w:t>
      </w:r>
      <w:hyperlink w:anchor="ref-templeman1962">
        <w:r>
          <w:rPr>
            <w:rStyle w:val="Hyperlink"/>
          </w:rPr>
          <w:t>Templeman, 1962</w:t>
        </w:r>
      </w:hyperlink>
      <w:r>
        <w:t xml:space="preserve">) and here we split 2J3K (Northeast NL Shelf) and 3LNO (Grand Bank) into distinct regions. </w:t>
      </w:r>
      <w:commentRangeStart w:id="24"/>
      <w:r>
        <w:t>Assuming that our results are comparable to previous results, it is peculiar that they indicate that total biomass in the Northeast NL Shelf production unit was above the carrying capacity of that region in the early 1990s. This finding contradicts historic records that suggest populations such as Atlantic cod in 2J3KL were at substantially higher levels in the 1970s and earlier (</w:t>
      </w:r>
      <w:hyperlink w:anchor="ref-rose2004">
        <w:r>
          <w:rPr>
            <w:rStyle w:val="Hyperlink"/>
          </w:rPr>
          <w:t>Rose, 2004</w:t>
        </w:r>
      </w:hyperlink>
      <w:r>
        <w:t xml:space="preserve">; </w:t>
      </w:r>
      <w:hyperlink w:anchor="ref-schijns2021">
        <w:r>
          <w:rPr>
            <w:rStyle w:val="Hyperlink"/>
          </w:rPr>
          <w:t>Schijns et al., 2021</w:t>
        </w:r>
      </w:hyperlink>
      <w:r>
        <w:t>). Still, it is possible that the 1970s represents a period of unusually high productivity, where the system may have exceeded the carrying capacity.</w:t>
      </w:r>
      <w:commentRangeEnd w:id="24"/>
      <w:r w:rsidR="00F33D98">
        <w:rPr>
          <w:rStyle w:val="CommentReference"/>
        </w:rPr>
        <w:commentReference w:id="24"/>
      </w:r>
    </w:p>
    <w:p w14:paraId="72F5D9C0" w14:textId="77777777" w:rsidR="003F0E22" w:rsidRDefault="00E33F84">
      <w:pPr>
        <w:pStyle w:val="BodyText"/>
      </w:pPr>
      <w:r>
        <w:t xml:space="preserve">Results from the Grand Bank and Southern NL also indicate that the demersal fish community is currently dominated by redfish and, consequently, the system appears to be approaching </w:t>
      </w:r>
      <w:proofErr w:type="gramStart"/>
      <w:r>
        <w:t>its</w:t>
      </w:r>
      <w:proofErr w:type="gramEnd"/>
      <w:r>
        <w:t xml:space="preserve"> carrying capacity. Though redfish are currently rebounding in parts of eastern Canada (</w:t>
      </w:r>
      <w:hyperlink w:anchor="ref-cadigan2022">
        <w:r>
          <w:rPr>
            <w:rStyle w:val="Hyperlink"/>
          </w:rPr>
          <w:t>Cadigan et al., 2022</w:t>
        </w:r>
      </w:hyperlink>
      <w:r>
        <w:t xml:space="preserve">), the implication that it dominates the benthic community seems unrealistic. This </w:t>
      </w:r>
      <w:r>
        <w:lastRenderedPageBreak/>
        <w:t>result may be an artifact of low estimates of survey catchability or the model’s inability to properly account for year effects. Observation errors are assumed to be lognormally distributed, however, extreme catch events / black swan events in space can introduce ‘year effects’ that may be better accounted for by assuming a distribution with heavier tails, such as the t-distribution (</w:t>
      </w:r>
      <w:hyperlink w:anchor="ref-anderson2019">
        <w:r>
          <w:rPr>
            <w:rStyle w:val="Hyperlink"/>
          </w:rPr>
          <w:t>Anderson &amp; Ward, 2019</w:t>
        </w:r>
      </w:hyperlink>
      <w:r>
        <w:t>).</w:t>
      </w:r>
    </w:p>
    <w:p w14:paraId="5CAF7EC7" w14:textId="77777777" w:rsidR="003F0E22" w:rsidRDefault="00E33F84">
      <w:pPr>
        <w:pStyle w:val="Heading2"/>
      </w:pPr>
      <w:bookmarkStart w:id="25" w:name="conclusion"/>
      <w:r>
        <w:t>Conclusion</w:t>
      </w:r>
    </w:p>
    <w:p w14:paraId="539F8503" w14:textId="14D1F42F" w:rsidR="003F0E22" w:rsidRDefault="00E33F84">
      <w:pPr>
        <w:pStyle w:val="FirstParagraph"/>
      </w:pPr>
      <w:r>
        <w:t xml:space="preserve">Practitioners are becoming increasingly aware of the need to apply </w:t>
      </w:r>
      <w:del w:id="26" w:author="Joanne Morgan" w:date="2023-12-19T13:52:00Z">
        <w:r w:rsidDel="00731757">
          <w:delText xml:space="preserve">an </w:delText>
        </w:r>
      </w:del>
      <w:proofErr w:type="gramStart"/>
      <w:r>
        <w:t>ecosystem based</w:t>
      </w:r>
      <w:proofErr w:type="gramEnd"/>
      <w:r>
        <w:t xml:space="preserve"> fisheries management (EBFM; </w:t>
      </w:r>
      <w:hyperlink w:anchor="ref-pikitch2004">
        <w:r>
          <w:rPr>
            <w:rStyle w:val="Hyperlink"/>
          </w:rPr>
          <w:t>Pikitch et al., 2004</w:t>
        </w:r>
      </w:hyperlink>
      <w:r>
        <w:t xml:space="preserve">). A robust understanding of the interactions of multiple species with each other and their environment is a critical prerequisite for advancing </w:t>
      </w:r>
      <w:bookmarkStart w:id="27" w:name="_GoBack"/>
      <w:bookmarkEnd w:id="27"/>
      <w:del w:id="28" w:author="Joanne Morgan" w:date="2023-12-19T13:52:00Z">
        <w:r w:rsidDel="00731757">
          <w:delText xml:space="preserve">a </w:delText>
        </w:r>
      </w:del>
      <w:r>
        <w:t>EBFM. There are multiple analytically pathways to support such management, however, data requirements are often prohibitive (</w:t>
      </w:r>
      <w:hyperlink w:anchor="ref-latour2003">
        <w:r>
          <w:rPr>
            <w:rStyle w:val="Hyperlink"/>
          </w:rPr>
          <w:t>Latour et al., 2003</w:t>
        </w:r>
      </w:hyperlink>
      <w:r>
        <w:t>). Our study documents a production model that can estimate the population dynamics of multiple stocks using commonly available landings and survey index data. This approach enables the estimation of multispecies trends and provides an avenue for producing species-specific projections conditioned on recent community dynamics. As such, it may serve as a relatively tractable method for informing management decisions for multiple species occupying the same region. While our model has limitations, it represents a step forward in understanding the complex interactions among species in marine ecosystems and provides a framework for supporting sustainable management decisions.</w:t>
      </w:r>
    </w:p>
    <w:p w14:paraId="29BEB36F" w14:textId="77777777" w:rsidR="003F0E22" w:rsidRDefault="00E33F84">
      <w:pPr>
        <w:pStyle w:val="Heading1"/>
      </w:pPr>
      <w:bookmarkStart w:id="29" w:name="acknowledgements"/>
      <w:bookmarkEnd w:id="14"/>
      <w:bookmarkEnd w:id="25"/>
      <w:r>
        <w:t>Acknowledgements</w:t>
      </w:r>
    </w:p>
    <w:p w14:paraId="13F68005" w14:textId="77777777" w:rsidR="003F0E22" w:rsidRDefault="00E33F84">
      <w:pPr>
        <w:pStyle w:val="FirstParagraph"/>
      </w:pPr>
      <w:r>
        <w:t xml:space="preserve">We thank the many ship’s crew and research staff involved in leading the surveys and collecting the data used in this study. These surveys were supported by Fisheries and Oceans Canada </w:t>
      </w:r>
      <w:r>
        <w:lastRenderedPageBreak/>
        <w:t>(DFO). This work has benefited from valuable feedback from numerous colleagues, including ____________. An earlier draft version of the abstract, introduction, and discussion sections were written with the assistance of ChatGPT (March 14, 2023 version).</w:t>
      </w:r>
    </w:p>
    <w:p w14:paraId="7299F95C" w14:textId="77777777" w:rsidR="003F0E22" w:rsidRDefault="00E33F84">
      <w:pPr>
        <w:pStyle w:val="Heading1"/>
      </w:pPr>
      <w:bookmarkStart w:id="30" w:name="references"/>
      <w:bookmarkEnd w:id="29"/>
      <w:r>
        <w:t>References</w:t>
      </w:r>
    </w:p>
    <w:p w14:paraId="18002B72" w14:textId="77777777" w:rsidR="003F0E22" w:rsidRDefault="00E33F84">
      <w:pPr>
        <w:pStyle w:val="Bibliography"/>
      </w:pPr>
      <w:bookmarkStart w:id="31" w:name="ref-albertsen2018"/>
      <w:bookmarkStart w:id="32" w:name="refs"/>
      <w:r>
        <w:t xml:space="preserve">Albertsen, C. M., Nielsen, A., &amp; Thygesen, U. H. (2018). Connecting single-stock assessment models through correlated survival. </w:t>
      </w:r>
      <w:r>
        <w:rPr>
          <w:i/>
          <w:iCs/>
        </w:rPr>
        <w:t>ICES Journal of Marine Science</w:t>
      </w:r>
      <w:r>
        <w:t xml:space="preserve">, </w:t>
      </w:r>
      <w:r>
        <w:rPr>
          <w:i/>
          <w:iCs/>
        </w:rPr>
        <w:t>75</w:t>
      </w:r>
      <w:r>
        <w:t>(1), 235–244.</w:t>
      </w:r>
    </w:p>
    <w:p w14:paraId="598F72FA" w14:textId="77777777" w:rsidR="003F0E22" w:rsidRDefault="00E33F84">
      <w:pPr>
        <w:pStyle w:val="Bibliography"/>
      </w:pPr>
      <w:bookmarkStart w:id="33" w:name="ref-anderson2019"/>
      <w:bookmarkEnd w:id="31"/>
      <w:r>
        <w:t xml:space="preserve">Anderson, S. C., &amp; Ward, E. J. (2019). Black swans in space: Modeling spatiotemporal processes with extremes. </w:t>
      </w:r>
      <w:r>
        <w:rPr>
          <w:i/>
          <w:iCs/>
        </w:rPr>
        <w:t>Ecology</w:t>
      </w:r>
      <w:r>
        <w:t xml:space="preserve">, </w:t>
      </w:r>
      <w:r>
        <w:rPr>
          <w:i/>
          <w:iCs/>
        </w:rPr>
        <w:t>100</w:t>
      </w:r>
      <w:r>
        <w:t>(1), e02403.</w:t>
      </w:r>
    </w:p>
    <w:p w14:paraId="6F3AD45B" w14:textId="77777777" w:rsidR="003F0E22" w:rsidRDefault="00E33F84">
      <w:pPr>
        <w:pStyle w:val="Bibliography"/>
      </w:pPr>
      <w:bookmarkStart w:id="34" w:name="ref-atkinson1994"/>
      <w:bookmarkEnd w:id="33"/>
      <w:r>
        <w:t xml:space="preserve">Atkinson, D. B. (1994). Some observations on the biomass and abundance of fish captured during stratified-random bottom trawl surveys in NAFO Divisions 2J and 3KL, autumn 1981-1991. </w:t>
      </w:r>
      <w:r>
        <w:rPr>
          <w:i/>
          <w:iCs/>
        </w:rPr>
        <w:t>NAFO Sci. Coun. Stud.</w:t>
      </w:r>
      <w:r>
        <w:t xml:space="preserve">, </w:t>
      </w:r>
      <w:r>
        <w:rPr>
          <w:i/>
          <w:iCs/>
        </w:rPr>
        <w:t>21</w:t>
      </w:r>
      <w:r>
        <w:t>, 1–12.</w:t>
      </w:r>
    </w:p>
    <w:p w14:paraId="3EF1AAB5" w14:textId="77777777" w:rsidR="003F0E22" w:rsidRDefault="00E33F84">
      <w:pPr>
        <w:pStyle w:val="Bibliography"/>
      </w:pPr>
      <w:bookmarkStart w:id="35" w:name="ref-brown2022"/>
      <w:bookmarkEnd w:id="34"/>
      <w:r>
        <w:t>Brown-Vuillemin, S., Chabot, D., Nozères, C., Tremblay, R., Sirois, P., &amp; Robert, D. (2022). Diet composition of redfish (</w:t>
      </w:r>
      <w:r>
        <w:rPr>
          <w:i/>
          <w:iCs/>
        </w:rPr>
        <w:t>Sebastes</w:t>
      </w:r>
      <w:r>
        <w:t xml:space="preserve"> sp.) during periods of population collapse and massive resurgence in the Gulf of St. Lawrence. </w:t>
      </w:r>
      <w:r>
        <w:rPr>
          <w:i/>
          <w:iCs/>
        </w:rPr>
        <w:t>Frontiers in Marine Science</w:t>
      </w:r>
      <w:r>
        <w:t xml:space="preserve">, </w:t>
      </w:r>
      <w:r>
        <w:rPr>
          <w:i/>
          <w:iCs/>
        </w:rPr>
        <w:t>9</w:t>
      </w:r>
      <w:r>
        <w:t>(e963039).</w:t>
      </w:r>
    </w:p>
    <w:p w14:paraId="582EC123" w14:textId="77777777" w:rsidR="003F0E22" w:rsidRDefault="00E33F84">
      <w:pPr>
        <w:pStyle w:val="Bibliography"/>
      </w:pPr>
      <w:bookmarkStart w:id="36" w:name="ref-bundy2012"/>
      <w:bookmarkEnd w:id="35"/>
      <w:r>
        <w:t xml:space="preserve">Bundy, A., Bohaboy, E. C., Hjermann, D. O., Mueter, F. J., Fu, C., &amp; Link, J. S. (2012). Common patterns, common drivers: Comparative analysis of aggregate surplus production across ecosystems. </w:t>
      </w:r>
      <w:r>
        <w:rPr>
          <w:i/>
          <w:iCs/>
        </w:rPr>
        <w:t>Marine Ecology Progress Series</w:t>
      </w:r>
      <w:r>
        <w:t xml:space="preserve">, </w:t>
      </w:r>
      <w:r>
        <w:rPr>
          <w:i/>
          <w:iCs/>
        </w:rPr>
        <w:t>459</w:t>
      </w:r>
      <w:r>
        <w:t>, 203–218.</w:t>
      </w:r>
    </w:p>
    <w:p w14:paraId="14B43E53" w14:textId="77777777" w:rsidR="003F0E22" w:rsidRDefault="00E33F84">
      <w:pPr>
        <w:pStyle w:val="Bibliography"/>
      </w:pPr>
      <w:bookmarkStart w:id="37" w:name="ref-buren2014b"/>
      <w:bookmarkEnd w:id="36"/>
      <w:r>
        <w:t xml:space="preserve">Buren, A. D., Koen-Alonso, M., Pepin, P., Mowbray, F., Nakashima, B., Stenson, G., Ollerhead, N., &amp; Montevecchi, W. A. (2014). Bottom-up regulation of capelin, a keystone forage species. </w:t>
      </w:r>
      <w:r>
        <w:rPr>
          <w:i/>
          <w:iCs/>
        </w:rPr>
        <w:t>PLoS One</w:t>
      </w:r>
      <w:r>
        <w:t xml:space="preserve">, </w:t>
      </w:r>
      <w:r>
        <w:rPr>
          <w:i/>
          <w:iCs/>
        </w:rPr>
        <w:t>9</w:t>
      </w:r>
      <w:r>
        <w:t>(2), e87589.</w:t>
      </w:r>
    </w:p>
    <w:p w14:paraId="61C7AB20" w14:textId="77777777" w:rsidR="003F0E22" w:rsidRDefault="00E33F84">
      <w:pPr>
        <w:pStyle w:val="Bibliography"/>
      </w:pPr>
      <w:bookmarkStart w:id="38" w:name="ref-buren2014a"/>
      <w:bookmarkEnd w:id="37"/>
      <w:r>
        <w:lastRenderedPageBreak/>
        <w:t xml:space="preserve">Buren, A. D., Koen-Alonso, M., &amp; Stenson, G. B. (2014). The role of harp seals, fisheries and food availability in driving the dynamics of northern cod. </w:t>
      </w:r>
      <w:r>
        <w:rPr>
          <w:i/>
          <w:iCs/>
        </w:rPr>
        <w:t>Marine Ecology Progress Series</w:t>
      </w:r>
      <w:r>
        <w:t xml:space="preserve">, </w:t>
      </w:r>
      <w:r>
        <w:rPr>
          <w:i/>
          <w:iCs/>
        </w:rPr>
        <w:t>511</w:t>
      </w:r>
      <w:r>
        <w:t>, 265–284.</w:t>
      </w:r>
    </w:p>
    <w:p w14:paraId="43FCD493" w14:textId="77777777" w:rsidR="003F0E22" w:rsidRDefault="00E33F84">
      <w:pPr>
        <w:pStyle w:val="Bibliography"/>
      </w:pPr>
      <w:bookmarkStart w:id="39" w:name="ref-cadigan2015"/>
      <w:bookmarkEnd w:id="38"/>
      <w:r>
        <w:t xml:space="preserve">Cadigan, N. G. (2015). A state-space stock assessment model for northern cod, including under-reported catches and variable natural mortality rates. </w:t>
      </w:r>
      <w:r>
        <w:rPr>
          <w:i/>
          <w:iCs/>
        </w:rPr>
        <w:t>Canadian Journal of Fisheries and Aquatic Sciences</w:t>
      </w:r>
      <w:r>
        <w:t xml:space="preserve">, </w:t>
      </w:r>
      <w:r>
        <w:rPr>
          <w:i/>
          <w:iCs/>
        </w:rPr>
        <w:t>73</w:t>
      </w:r>
      <w:r>
        <w:t>(2), 296–308.</w:t>
      </w:r>
    </w:p>
    <w:p w14:paraId="5573DF19" w14:textId="77777777" w:rsidR="003F0E22" w:rsidRDefault="00E33F84">
      <w:pPr>
        <w:pStyle w:val="Bibliography"/>
      </w:pPr>
      <w:bookmarkStart w:id="40" w:name="ref-cadigan2022"/>
      <w:bookmarkEnd w:id="39"/>
      <w:r>
        <w:t xml:space="preserve">Cadigan, N. G., Duplisea, D. E., Senay, C., Parent, G. J., Winger, P. D., Linton, B., &amp; Kristinsson, K. (2022). Northwest Atlantic redfish science priorities for managing an enigmatic species complex. </w:t>
      </w:r>
      <w:r>
        <w:rPr>
          <w:i/>
          <w:iCs/>
        </w:rPr>
        <w:t>Canadian Journal of Fisheries and Aquatic Sciences</w:t>
      </w:r>
      <w:r>
        <w:t xml:space="preserve">, </w:t>
      </w:r>
      <w:r>
        <w:rPr>
          <w:i/>
          <w:iCs/>
        </w:rPr>
        <w:t>79</w:t>
      </w:r>
      <w:r>
        <w:t>(9), 1572–1589.</w:t>
      </w:r>
    </w:p>
    <w:p w14:paraId="594297CC" w14:textId="77777777" w:rsidR="003F0E22" w:rsidRDefault="00E33F84">
      <w:pPr>
        <w:pStyle w:val="Bibliography"/>
      </w:pPr>
      <w:bookmarkStart w:id="41" w:name="ref-chadwick2007"/>
      <w:bookmarkEnd w:id="40"/>
      <w:r>
        <w:t xml:space="preserve">Chadwick, E., Brodie, W., Colbourne, E., Clark, D., Gascon, D., &amp; Hurlbut, T. (2007). History of annual multi-species trawl surveys on the Atlantic coast of Canada. </w:t>
      </w:r>
      <w:r>
        <w:rPr>
          <w:i/>
          <w:iCs/>
        </w:rPr>
        <w:t>Atlantic Zonal Monitoring Program Bulletin</w:t>
      </w:r>
      <w:r>
        <w:t xml:space="preserve">, </w:t>
      </w:r>
      <w:r>
        <w:rPr>
          <w:i/>
          <w:iCs/>
        </w:rPr>
        <w:t>6</w:t>
      </w:r>
      <w:r>
        <w:t>, 25–42.</w:t>
      </w:r>
    </w:p>
    <w:p w14:paraId="6AC66584" w14:textId="77777777" w:rsidR="003F0E22" w:rsidRDefault="00E33F84">
      <w:pPr>
        <w:pStyle w:val="Bibliography"/>
      </w:pPr>
      <w:bookmarkStart w:id="42" w:name="ref-chapman2018"/>
      <w:bookmarkEnd w:id="41"/>
      <w:r>
        <w:t xml:space="preserve">Chapman, E. J., &amp; Byron, C. J. (2018). The flexible application of carrying capacity in ecology. </w:t>
      </w:r>
      <w:r>
        <w:rPr>
          <w:i/>
          <w:iCs/>
        </w:rPr>
        <w:t>Global Ecology and Conservation</w:t>
      </w:r>
      <w:r>
        <w:t xml:space="preserve">, </w:t>
      </w:r>
      <w:r>
        <w:rPr>
          <w:i/>
          <w:iCs/>
        </w:rPr>
        <w:t>13</w:t>
      </w:r>
      <w:r>
        <w:t>, e00365.</w:t>
      </w:r>
    </w:p>
    <w:p w14:paraId="5831752F" w14:textId="77777777" w:rsidR="003F0E22" w:rsidRDefault="00E33F84">
      <w:pPr>
        <w:pStyle w:val="Bibliography"/>
      </w:pPr>
      <w:bookmarkStart w:id="43" w:name="ref-dawe2012"/>
      <w:bookmarkEnd w:id="42"/>
      <w:r>
        <w:t xml:space="preserve">Dawe, E., Koen-Alonso, M., Chabot, D., Stansbury, D., &amp; Mullowney, D. (2012). Trophic interactions between key predatory fishes and crustaceans: Comparison of two northwest atlantic systems during a period of ecosystem change. </w:t>
      </w:r>
      <w:r>
        <w:rPr>
          <w:i/>
          <w:iCs/>
        </w:rPr>
        <w:t>Marine Ecology Progress Series</w:t>
      </w:r>
      <w:r>
        <w:t xml:space="preserve">, </w:t>
      </w:r>
      <w:r>
        <w:rPr>
          <w:i/>
          <w:iCs/>
        </w:rPr>
        <w:t>469</w:t>
      </w:r>
      <w:r>
        <w:t>, 233–248.</w:t>
      </w:r>
    </w:p>
    <w:p w14:paraId="7C696C34" w14:textId="77777777" w:rsidR="003F0E22" w:rsidRDefault="00E33F84">
      <w:pPr>
        <w:pStyle w:val="Bibliography"/>
      </w:pPr>
      <w:bookmarkStart w:id="44" w:name="ref-del2004"/>
      <w:bookmarkEnd w:id="43"/>
      <w:r>
        <w:t xml:space="preserve">Del Monte-Luna, P., Brook, B. W., Zetina-Rejón, M. J., &amp; Cruz-Escalona, V. H. (2004). The carrying capacity of ecosystems. </w:t>
      </w:r>
      <w:r>
        <w:rPr>
          <w:i/>
          <w:iCs/>
        </w:rPr>
        <w:t>Global Ecology and Biogeography</w:t>
      </w:r>
      <w:r>
        <w:t xml:space="preserve">, </w:t>
      </w:r>
      <w:r>
        <w:rPr>
          <w:i/>
          <w:iCs/>
        </w:rPr>
        <w:t>13</w:t>
      </w:r>
      <w:r>
        <w:t>(6), 485–495.</w:t>
      </w:r>
    </w:p>
    <w:p w14:paraId="736908D0" w14:textId="77777777" w:rsidR="003F0E22" w:rsidRDefault="00E33F84">
      <w:pPr>
        <w:pStyle w:val="Bibliography"/>
      </w:pPr>
      <w:bookmarkStart w:id="45" w:name="ref-fogarty2012"/>
      <w:bookmarkEnd w:id="44"/>
      <w:r>
        <w:lastRenderedPageBreak/>
        <w:t xml:space="preserve">Fogarty, M., Overholtz, W., &amp; Link, J. (2012). Aggregate surplus production models for demersal fishery resources of the gulf of maine. </w:t>
      </w:r>
      <w:r>
        <w:rPr>
          <w:i/>
          <w:iCs/>
        </w:rPr>
        <w:t>Marine Ecology Progress Series</w:t>
      </w:r>
      <w:r>
        <w:t xml:space="preserve">, </w:t>
      </w:r>
      <w:r>
        <w:rPr>
          <w:i/>
          <w:iCs/>
        </w:rPr>
        <w:t>459</w:t>
      </w:r>
      <w:r>
        <w:t>, 247–258.</w:t>
      </w:r>
    </w:p>
    <w:p w14:paraId="1F841291" w14:textId="77777777" w:rsidR="003F0E22" w:rsidRDefault="00E33F84">
      <w:pPr>
        <w:pStyle w:val="Bibliography"/>
      </w:pPr>
      <w:bookmarkStart w:id="46" w:name="ref-froese2017"/>
      <w:bookmarkEnd w:id="45"/>
      <w:r>
        <w:t xml:space="preserve">Froese, R., Demirel, N., Coro, G., Kleisner, K. M., &amp; Winker, H. (2017). Estimating fisheries reference points from catch and resilience. </w:t>
      </w:r>
      <w:r>
        <w:rPr>
          <w:i/>
          <w:iCs/>
        </w:rPr>
        <w:t>Fish and Fisheries</w:t>
      </w:r>
      <w:r>
        <w:t xml:space="preserve">, </w:t>
      </w:r>
      <w:r>
        <w:rPr>
          <w:i/>
          <w:iCs/>
        </w:rPr>
        <w:t>18</w:t>
      </w:r>
      <w:r>
        <w:t>(3), 506–526.</w:t>
      </w:r>
    </w:p>
    <w:p w14:paraId="28C91A05" w14:textId="77777777" w:rsidR="003F0E22" w:rsidRDefault="00E33F84">
      <w:pPr>
        <w:pStyle w:val="Bibliography"/>
      </w:pPr>
      <w:bookmarkStart w:id="47" w:name="ref-fulton2011"/>
      <w:bookmarkEnd w:id="46"/>
      <w:r>
        <w:t xml:space="preserve">Fulton, E. A., Link, J. S., Kaplan, I. C., Savina-Rolland, M., Johnson, P., Ainsworth, C., Horne, P., Gorton, R., Gamble, R. J., Smith, A. D., et al. (2011). Lessons in modelling and management of marine ecosystems: The atlantis experience. </w:t>
      </w:r>
      <w:r>
        <w:rPr>
          <w:i/>
          <w:iCs/>
        </w:rPr>
        <w:t>Fish and Fisheries</w:t>
      </w:r>
      <w:r>
        <w:t xml:space="preserve">, </w:t>
      </w:r>
      <w:r>
        <w:rPr>
          <w:i/>
          <w:iCs/>
        </w:rPr>
        <w:t>12</w:t>
      </w:r>
      <w:r>
        <w:t>(2), 171–188.</w:t>
      </w:r>
    </w:p>
    <w:p w14:paraId="45F80762" w14:textId="77777777" w:rsidR="003F0E22" w:rsidRDefault="00E33F84">
      <w:pPr>
        <w:pStyle w:val="Bibliography"/>
      </w:pPr>
      <w:bookmarkStart w:id="48" w:name="ref-gamble2009"/>
      <w:bookmarkEnd w:id="47"/>
      <w:r>
        <w:t xml:space="preserve">Gamble, R. J., &amp; Link, J. S. (2009). Analyzing the tradeoffs among ecological and fishing effects on an example fish community: A multispecies (fisheries) production model. </w:t>
      </w:r>
      <w:r>
        <w:rPr>
          <w:i/>
          <w:iCs/>
        </w:rPr>
        <w:t>Ecological Modelling</w:t>
      </w:r>
      <w:r>
        <w:t xml:space="preserve">, </w:t>
      </w:r>
      <w:r>
        <w:rPr>
          <w:i/>
          <w:iCs/>
        </w:rPr>
        <w:t>220</w:t>
      </w:r>
      <w:r>
        <w:t>(19), 2570–2582.</w:t>
      </w:r>
    </w:p>
    <w:p w14:paraId="57402513" w14:textId="77777777" w:rsidR="003F0E22" w:rsidRDefault="00E33F84">
      <w:pPr>
        <w:pStyle w:val="Bibliography"/>
      </w:pPr>
      <w:bookmarkStart w:id="49" w:name="ref-gomes1995"/>
      <w:bookmarkEnd w:id="48"/>
      <w:r>
        <w:t xml:space="preserve">Gomes, M. C., Haedrich, R. L., &amp; Villagarcia, M. G. (1995). Spatial and temporal changes in the groundfish assemblages on the north-east newfoundland/labrador shelf, north-west atlantic, 1978–1991. </w:t>
      </w:r>
      <w:r>
        <w:rPr>
          <w:i/>
          <w:iCs/>
        </w:rPr>
        <w:t>Fisheries Oceanography</w:t>
      </w:r>
      <w:r>
        <w:t xml:space="preserve">, </w:t>
      </w:r>
      <w:r>
        <w:rPr>
          <w:i/>
          <w:iCs/>
        </w:rPr>
        <w:t>4</w:t>
      </w:r>
      <w:r>
        <w:t>(2), 85–101.</w:t>
      </w:r>
    </w:p>
    <w:p w14:paraId="52DB2803" w14:textId="77777777" w:rsidR="003F0E22" w:rsidRDefault="00E33F84">
      <w:pPr>
        <w:pStyle w:val="Bibliography"/>
      </w:pPr>
      <w:bookmarkStart w:id="50" w:name="ref-hilborn1995"/>
      <w:bookmarkEnd w:id="49"/>
      <w:r>
        <w:t xml:space="preserve">Hilborn, R., Walters, C. J., &amp; Ludwig, D. (1995). Sustainable exploitation of renewable resources. </w:t>
      </w:r>
      <w:r>
        <w:rPr>
          <w:i/>
          <w:iCs/>
        </w:rPr>
        <w:t>Annual Review of Ecology and Systematics</w:t>
      </w:r>
      <w:r>
        <w:t xml:space="preserve">, </w:t>
      </w:r>
      <w:r>
        <w:rPr>
          <w:i/>
          <w:iCs/>
        </w:rPr>
        <w:t>26</w:t>
      </w:r>
      <w:r>
        <w:t>(1), 45–67.</w:t>
      </w:r>
    </w:p>
    <w:p w14:paraId="3C9ADA53" w14:textId="77777777" w:rsidR="003F0E22" w:rsidRDefault="00E33F84">
      <w:pPr>
        <w:pStyle w:val="Bibliography"/>
      </w:pPr>
      <w:bookmarkStart w:id="51" w:name="ref-hutchings1996"/>
      <w:bookmarkEnd w:id="50"/>
      <w:r>
        <w:t xml:space="preserve">Hutchings, J. A. (1996). Spatial and temporal variation in the density of northern cod and a review of hypotheses for the stock’s collapse. </w:t>
      </w:r>
      <w:r>
        <w:rPr>
          <w:i/>
          <w:iCs/>
        </w:rPr>
        <w:t>Canadian Journal of Fisheries and Aquatic Sciences</w:t>
      </w:r>
      <w:r>
        <w:t xml:space="preserve">, </w:t>
      </w:r>
      <w:r>
        <w:rPr>
          <w:i/>
          <w:iCs/>
        </w:rPr>
        <w:t>53</w:t>
      </w:r>
      <w:r>
        <w:t>(5), 943–962.</w:t>
      </w:r>
    </w:p>
    <w:p w14:paraId="1BB676D3" w14:textId="77777777" w:rsidR="003F0E22" w:rsidRDefault="00E33F84">
      <w:pPr>
        <w:pStyle w:val="Bibliography"/>
      </w:pPr>
      <w:bookmarkStart w:id="52" w:name="ref-hutchings2021"/>
      <w:bookmarkEnd w:id="51"/>
      <w:r>
        <w:lastRenderedPageBreak/>
        <w:t xml:space="preserve">Hutchings, J. A. (2021). </w:t>
      </w:r>
      <w:r>
        <w:rPr>
          <w:i/>
          <w:iCs/>
        </w:rPr>
        <w:t>A primer of life histories: Ecology, evolution, and application</w:t>
      </w:r>
      <w:r>
        <w:t>. Oxford University Press.</w:t>
      </w:r>
    </w:p>
    <w:p w14:paraId="41F939DE" w14:textId="77777777" w:rsidR="003F0E22" w:rsidRDefault="00E33F84">
      <w:pPr>
        <w:pStyle w:val="Bibliography"/>
      </w:pPr>
      <w:bookmarkStart w:id="53" w:name="ref-kell2016"/>
      <w:bookmarkEnd w:id="52"/>
      <w:r>
        <w:t xml:space="preserve">Kell, L. T., Kimoto, A., &amp; Kitakado, T. (2016). Evaluation of the prediction skill of stock assessment using hindcasting. </w:t>
      </w:r>
      <w:r>
        <w:rPr>
          <w:i/>
          <w:iCs/>
        </w:rPr>
        <w:t>Fisheries Research</w:t>
      </w:r>
      <w:r>
        <w:t xml:space="preserve">, </w:t>
      </w:r>
      <w:r>
        <w:rPr>
          <w:i/>
          <w:iCs/>
        </w:rPr>
        <w:t>183</w:t>
      </w:r>
      <w:r>
        <w:t>, 119–127.</w:t>
      </w:r>
    </w:p>
    <w:p w14:paraId="112DE2DA" w14:textId="77777777" w:rsidR="003F0E22" w:rsidRDefault="00E33F84">
      <w:pPr>
        <w:pStyle w:val="Bibliography"/>
      </w:pPr>
      <w:bookmarkStart w:id="54" w:name="ref-koen2021"/>
      <w:bookmarkEnd w:id="53"/>
      <w:r>
        <w:t xml:space="preserve">Koen-Alonso, M., Lindstrøm, U., &amp; Cuff, A. (2021). Comparative modeling of cod-capelin dynamics in the newfoundland-labrador shelves and barents sea ecosystems. </w:t>
      </w:r>
      <w:r>
        <w:rPr>
          <w:i/>
          <w:iCs/>
        </w:rPr>
        <w:t>Frontiers in Marine Science</w:t>
      </w:r>
      <w:r>
        <w:t xml:space="preserve">, </w:t>
      </w:r>
      <w:r>
        <w:rPr>
          <w:i/>
          <w:iCs/>
        </w:rPr>
        <w:t>8</w:t>
      </w:r>
      <w:r>
        <w:t>, 579946.</w:t>
      </w:r>
    </w:p>
    <w:p w14:paraId="28647992" w14:textId="77777777" w:rsidR="003F0E22" w:rsidRDefault="00E33F84">
      <w:pPr>
        <w:pStyle w:val="Bibliography"/>
      </w:pPr>
      <w:bookmarkStart w:id="55" w:name="ref-kristensen2015"/>
      <w:bookmarkEnd w:id="54"/>
      <w:r>
        <w:t xml:space="preserve">Kristensen, K., Nielsen, A., Berg, C., Skaug, H., &amp; Bell, B. (2016). TMB: Automatic differentiation and laplace approximation. </w:t>
      </w:r>
      <w:r>
        <w:rPr>
          <w:i/>
          <w:iCs/>
        </w:rPr>
        <w:t>Journal of Statistical Software</w:t>
      </w:r>
      <w:r>
        <w:t xml:space="preserve">, </w:t>
      </w:r>
      <w:r>
        <w:rPr>
          <w:i/>
          <w:iCs/>
        </w:rPr>
        <w:t>70</w:t>
      </w:r>
      <w:r>
        <w:t xml:space="preserve">(5), 1–21. </w:t>
      </w:r>
      <w:hyperlink r:id="rId12">
        <w:r>
          <w:rPr>
            <w:rStyle w:val="Hyperlink"/>
          </w:rPr>
          <w:t>https://doi.org/10.18637/jss.v070.i05</w:t>
        </w:r>
      </w:hyperlink>
    </w:p>
    <w:p w14:paraId="3198AE9B" w14:textId="77777777" w:rsidR="003F0E22" w:rsidRDefault="00E33F84">
      <w:pPr>
        <w:pStyle w:val="Bibliography"/>
      </w:pPr>
      <w:bookmarkStart w:id="56" w:name="ref-latour2003"/>
      <w:bookmarkEnd w:id="55"/>
      <w:r>
        <w:t xml:space="preserve">Latour, R. J., Brush, M. J., &amp; Bonzek, C. F. (2003). Toward ecosystem-based fisheries management: Strategies for multispecies modeling and associated data requirements. </w:t>
      </w:r>
      <w:r>
        <w:rPr>
          <w:i/>
          <w:iCs/>
        </w:rPr>
        <w:t>Fisheries</w:t>
      </w:r>
      <w:r>
        <w:t xml:space="preserve">, </w:t>
      </w:r>
      <w:r>
        <w:rPr>
          <w:i/>
          <w:iCs/>
        </w:rPr>
        <w:t>28</w:t>
      </w:r>
      <w:r>
        <w:t>(9), 10–22.</w:t>
      </w:r>
    </w:p>
    <w:p w14:paraId="496F3E9C" w14:textId="77777777" w:rsidR="003F0E22" w:rsidRDefault="00E33F84">
      <w:pPr>
        <w:pStyle w:val="Bibliography"/>
      </w:pPr>
      <w:bookmarkStart w:id="57" w:name="ref-lear1998"/>
      <w:bookmarkEnd w:id="56"/>
      <w:r>
        <w:t xml:space="preserve">Lear, W. H. (1998). History of fisheries in the northwest atlantic: The 500-year perspective. </w:t>
      </w:r>
      <w:r>
        <w:rPr>
          <w:i/>
          <w:iCs/>
        </w:rPr>
        <w:t>Journal of Northwest Atlantic Fishery Science</w:t>
      </w:r>
      <w:r>
        <w:t xml:space="preserve">, </w:t>
      </w:r>
      <w:r>
        <w:rPr>
          <w:i/>
          <w:iCs/>
        </w:rPr>
        <w:t>23</w:t>
      </w:r>
      <w:r>
        <w:t>.</w:t>
      </w:r>
    </w:p>
    <w:p w14:paraId="4BC1B964" w14:textId="77777777" w:rsidR="003F0E22" w:rsidRDefault="00E33F84">
      <w:pPr>
        <w:pStyle w:val="Bibliography"/>
      </w:pPr>
      <w:bookmarkStart w:id="58" w:name="ref-licandeo2020"/>
      <w:bookmarkEnd w:id="57"/>
      <w:r>
        <w:t xml:space="preserve">Licandeo, R., Duplisea, D. E., Senay, C., Marentette, J. R., &amp; McAllister, M. K. (2020). Management strategies for spasmodic stocks: A canadian atlantic redfish fishery case study. </w:t>
      </w:r>
      <w:r>
        <w:rPr>
          <w:i/>
          <w:iCs/>
        </w:rPr>
        <w:t>Canadian Journal of Fisheries and Aquatic Sciences</w:t>
      </w:r>
      <w:r>
        <w:t xml:space="preserve">, </w:t>
      </w:r>
      <w:r>
        <w:rPr>
          <w:i/>
          <w:iCs/>
        </w:rPr>
        <w:t>77</w:t>
      </w:r>
      <w:r>
        <w:t>(4), 684–702.</w:t>
      </w:r>
    </w:p>
    <w:p w14:paraId="61F21F8C" w14:textId="77777777" w:rsidR="003F0E22" w:rsidRDefault="00E33F84">
      <w:pPr>
        <w:pStyle w:val="Bibliography"/>
      </w:pPr>
      <w:bookmarkStart w:id="59" w:name="ref-link2019"/>
      <w:bookmarkEnd w:id="58"/>
      <w:r>
        <w:t xml:space="preserve">Link, J., &amp; Sherwood, G. (2019). Feeding, growth, and trophic ecology. In G. A. Rose (Ed.), </w:t>
      </w:r>
      <w:r>
        <w:rPr>
          <w:i/>
          <w:iCs/>
        </w:rPr>
        <w:t>Atlantic cod: A bio-ecology</w:t>
      </w:r>
      <w:r>
        <w:t xml:space="preserve"> (pp. 219–286). John Wiley &amp; Sons.</w:t>
      </w:r>
    </w:p>
    <w:p w14:paraId="20B11F1E" w14:textId="77777777" w:rsidR="003F0E22" w:rsidRDefault="00E33F84">
      <w:pPr>
        <w:pStyle w:val="Bibliography"/>
      </w:pPr>
      <w:bookmarkStart w:id="60" w:name="ref-lotka1925"/>
      <w:bookmarkEnd w:id="59"/>
      <w:r>
        <w:t xml:space="preserve">Lotka, A. J. (1925). </w:t>
      </w:r>
      <w:r>
        <w:rPr>
          <w:i/>
          <w:iCs/>
        </w:rPr>
        <w:t>Elements of physical biology</w:t>
      </w:r>
      <w:r>
        <w:t>. Williams &amp; Wilkins.</w:t>
      </w:r>
    </w:p>
    <w:p w14:paraId="460392E5" w14:textId="77777777" w:rsidR="003F0E22" w:rsidRDefault="00E33F84">
      <w:pPr>
        <w:pStyle w:val="Bibliography"/>
      </w:pPr>
      <w:bookmarkStart w:id="61" w:name="ref-millar2000"/>
      <w:bookmarkEnd w:id="60"/>
      <w:r>
        <w:lastRenderedPageBreak/>
        <w:t xml:space="preserve">Millar, R. B., &amp; Meyer, R. (2000). Non-linear state space modelling of fisheries biomass dynamics by using metropolis-hastings within-gibbs sampling. </w:t>
      </w:r>
      <w:r>
        <w:rPr>
          <w:i/>
          <w:iCs/>
        </w:rPr>
        <w:t>Journal of the Royal Statistical Society: Series C (Applied Statistics)</w:t>
      </w:r>
      <w:r>
        <w:t xml:space="preserve">, </w:t>
      </w:r>
      <w:r>
        <w:rPr>
          <w:i/>
          <w:iCs/>
        </w:rPr>
        <w:t>49</w:t>
      </w:r>
      <w:r>
        <w:t>(3), 327–342.</w:t>
      </w:r>
    </w:p>
    <w:p w14:paraId="12274298" w14:textId="77777777" w:rsidR="003F0E22" w:rsidRDefault="00E33F84">
      <w:pPr>
        <w:pStyle w:val="Bibliography"/>
      </w:pPr>
      <w:bookmarkStart w:id="62" w:name="ref-montevecchi1997"/>
      <w:bookmarkEnd w:id="61"/>
      <w:r>
        <w:t xml:space="preserve">Montevecchi, W., &amp; Myers, R. (1997). Centurial and decadal oceanographic influences on changes in northern gannet populations and diets in the north-west atlantic: Implications for climate change. </w:t>
      </w:r>
      <w:r>
        <w:rPr>
          <w:i/>
          <w:iCs/>
        </w:rPr>
        <w:t>ICES Journal of Marine Science</w:t>
      </w:r>
      <w:r>
        <w:t xml:space="preserve">, </w:t>
      </w:r>
      <w:r>
        <w:rPr>
          <w:i/>
          <w:iCs/>
        </w:rPr>
        <w:t>54</w:t>
      </w:r>
      <w:r>
        <w:t>(4), 608–614.</w:t>
      </w:r>
    </w:p>
    <w:p w14:paraId="07328E2D" w14:textId="77777777" w:rsidR="003F0E22" w:rsidRDefault="00E33F84">
      <w:pPr>
        <w:pStyle w:val="Bibliography"/>
      </w:pPr>
      <w:bookmarkStart w:id="63" w:name="ref-morgan2002"/>
      <w:bookmarkEnd w:id="62"/>
      <w:r>
        <w:t xml:space="preserve">Morgan, M., Brodie, W., &amp; Kulka, D. (2002). Was over-exploitation the cause of the decline of the american plaice stock off labrador and northeast newfoundland? </w:t>
      </w:r>
      <w:r>
        <w:rPr>
          <w:i/>
          <w:iCs/>
        </w:rPr>
        <w:t>Fisheries Research</w:t>
      </w:r>
      <w:r>
        <w:t xml:space="preserve">, </w:t>
      </w:r>
      <w:r>
        <w:rPr>
          <w:i/>
          <w:iCs/>
        </w:rPr>
        <w:t>57</w:t>
      </w:r>
      <w:r>
        <w:t>(1), 39–49.</w:t>
      </w:r>
    </w:p>
    <w:p w14:paraId="3984F65E" w14:textId="77777777" w:rsidR="003F0E22" w:rsidRDefault="00E33F84">
      <w:pPr>
        <w:pStyle w:val="Bibliography"/>
      </w:pPr>
      <w:bookmarkStart w:id="64" w:name="ref-mueter2006"/>
      <w:bookmarkEnd w:id="63"/>
      <w:r>
        <w:t xml:space="preserve">Mueter, F. J., &amp; Megrey, B. A. (2006). Using multi-species surplus production models to estimate ecosystem-level maximum sustainable yields. </w:t>
      </w:r>
      <w:r>
        <w:rPr>
          <w:i/>
          <w:iCs/>
        </w:rPr>
        <w:t>Fisheries Research</w:t>
      </w:r>
      <w:r>
        <w:t xml:space="preserve">, </w:t>
      </w:r>
      <w:r>
        <w:rPr>
          <w:i/>
          <w:iCs/>
        </w:rPr>
        <w:t>81</w:t>
      </w:r>
      <w:r>
        <w:t>(2-3), 189–201.</w:t>
      </w:r>
    </w:p>
    <w:p w14:paraId="3CEC3975" w14:textId="77777777" w:rsidR="003F0E22" w:rsidRDefault="00E33F84">
      <w:pPr>
        <w:pStyle w:val="Bibliography"/>
      </w:pPr>
      <w:bookmarkStart w:id="65" w:name="ref-mullowney2014"/>
      <w:bookmarkEnd w:id="64"/>
      <w:r>
        <w:t xml:space="preserve">Mullowney, D. R., &amp; Rose, G. A. (2014). Is recovery of northern cod limited by poor feeding? The capelin hypothesis revisited. </w:t>
      </w:r>
      <w:r>
        <w:rPr>
          <w:i/>
          <w:iCs/>
        </w:rPr>
        <w:t>ICES Journal of Marine Science</w:t>
      </w:r>
      <w:r>
        <w:t xml:space="preserve">, </w:t>
      </w:r>
      <w:r>
        <w:rPr>
          <w:i/>
          <w:iCs/>
        </w:rPr>
        <w:t>71</w:t>
      </w:r>
      <w:r>
        <w:t>(4), 784–793.</w:t>
      </w:r>
    </w:p>
    <w:p w14:paraId="4D651804" w14:textId="77777777" w:rsidR="003F0E22" w:rsidRDefault="00E33F84">
      <w:pPr>
        <w:pStyle w:val="Bibliography"/>
      </w:pPr>
      <w:bookmarkStart w:id="66" w:name="ref-nafo2019"/>
      <w:bookmarkEnd w:id="65"/>
      <w:r>
        <w:t xml:space="preserve">NAFO. (2019). Report of the Scientific Council, 31 May – 13 June 2019, Halifax, Canada. </w:t>
      </w:r>
      <w:r>
        <w:rPr>
          <w:i/>
          <w:iCs/>
        </w:rPr>
        <w:t>NAFO SCS Doc</w:t>
      </w:r>
      <w:r>
        <w:t xml:space="preserve">, </w:t>
      </w:r>
      <w:r>
        <w:rPr>
          <w:i/>
          <w:iCs/>
        </w:rPr>
        <w:t>19/20</w:t>
      </w:r>
      <w:r>
        <w:t xml:space="preserve">. </w:t>
      </w:r>
      <w:hyperlink r:id="rId13">
        <w:r>
          <w:rPr>
            <w:rStyle w:val="Hyperlink"/>
          </w:rPr>
          <w:t>https://www.nafo.int/Portals/0/PDFs/sc/2019/scs19-20.pdf</w:t>
        </w:r>
      </w:hyperlink>
    </w:p>
    <w:p w14:paraId="3A573B7A" w14:textId="77777777" w:rsidR="003F0E22" w:rsidRDefault="00E33F84">
      <w:pPr>
        <w:pStyle w:val="Bibliography"/>
      </w:pPr>
      <w:bookmarkStart w:id="67" w:name="ref-pauly2021"/>
      <w:bookmarkEnd w:id="66"/>
      <w:r>
        <w:t xml:space="preserve">Pauly, D., &amp; Froese, R. (2021). MSY needs no epitaph—but it was abused. </w:t>
      </w:r>
      <w:r>
        <w:rPr>
          <w:i/>
          <w:iCs/>
        </w:rPr>
        <w:t>ICES Journal of Marine Science</w:t>
      </w:r>
      <w:r>
        <w:t xml:space="preserve">, </w:t>
      </w:r>
      <w:r>
        <w:rPr>
          <w:i/>
          <w:iCs/>
        </w:rPr>
        <w:t>78</w:t>
      </w:r>
      <w:r>
        <w:t>(6), 2204–2210.</w:t>
      </w:r>
    </w:p>
    <w:p w14:paraId="3F9191FC" w14:textId="77777777" w:rsidR="003F0E22" w:rsidRDefault="00E33F84">
      <w:pPr>
        <w:pStyle w:val="Bibliography"/>
      </w:pPr>
      <w:bookmarkStart w:id="68" w:name="ref-pedersen2017"/>
      <w:bookmarkEnd w:id="67"/>
      <w:r>
        <w:t xml:space="preserve">Pedersen, E. J., Thompson, P. L., Ball, R. A., Fortin, M.-J., Gouhier, T. C., Link, H., Moritz, C., Nenzen, H., Stanley, R. R., Taranu, Z. E., et al. (2017). Signatures of the collapse and </w:t>
      </w:r>
      <w:r>
        <w:lastRenderedPageBreak/>
        <w:t xml:space="preserve">incipient recovery of an overexploited marine ecosystem. </w:t>
      </w:r>
      <w:r>
        <w:rPr>
          <w:i/>
          <w:iCs/>
        </w:rPr>
        <w:t>Royal Society Open Science</w:t>
      </w:r>
      <w:r>
        <w:t xml:space="preserve">, </w:t>
      </w:r>
      <w:r>
        <w:rPr>
          <w:i/>
          <w:iCs/>
        </w:rPr>
        <w:t>4</w:t>
      </w:r>
      <w:r>
        <w:t>(7), 170215.</w:t>
      </w:r>
    </w:p>
    <w:p w14:paraId="4E9A4225" w14:textId="77777777" w:rsidR="003F0E22" w:rsidRDefault="00E33F84">
      <w:pPr>
        <w:pStyle w:val="Bibliography"/>
      </w:pPr>
      <w:bookmarkStart w:id="69" w:name="ref-pepin2014"/>
      <w:bookmarkEnd w:id="68"/>
      <w:r>
        <w:t xml:space="preserve">Pepin, P., Higdon, J., Koen-Alonso, M., Fogarty, M., &amp; Ollerhead, N. (2014). Application of ecoregion analysis to the identification of Ecosystem Production Units (EPUs) in the NAFO Convention Area. </w:t>
      </w:r>
      <w:r>
        <w:rPr>
          <w:i/>
          <w:iCs/>
        </w:rPr>
        <w:t>NAFO Sci. Counc. Res. Doc</w:t>
      </w:r>
      <w:r>
        <w:t xml:space="preserve">, </w:t>
      </w:r>
      <w:r>
        <w:rPr>
          <w:i/>
          <w:iCs/>
        </w:rPr>
        <w:t>14</w:t>
      </w:r>
      <w:r>
        <w:t>, 069.</w:t>
      </w:r>
    </w:p>
    <w:p w14:paraId="0EE857DE" w14:textId="77777777" w:rsidR="003F0E22" w:rsidRDefault="00E33F84">
      <w:pPr>
        <w:pStyle w:val="Bibliography"/>
      </w:pPr>
      <w:bookmarkStart w:id="70" w:name="ref-pikitch2004"/>
      <w:bookmarkEnd w:id="69"/>
      <w:r>
        <w:t xml:space="preserve">Pikitch, E. K., Santora, C., Babcock, E. A., Bakun, A., Bonfil, R., Conover, D. O., Dayton, P., Doukakis, P., Fluharty, D., Heneman, B., et al. (2004). Ecosystem-based fishery management. In </w:t>
      </w:r>
      <w:r>
        <w:rPr>
          <w:i/>
          <w:iCs/>
        </w:rPr>
        <w:t>Science</w:t>
      </w:r>
      <w:r>
        <w:t xml:space="preserve"> (5682; Vol. 305, pp. 346–347). American Association for the Advancement of Science.</w:t>
      </w:r>
    </w:p>
    <w:p w14:paraId="027F8BA3" w14:textId="77777777" w:rsidR="003F0E22" w:rsidRDefault="00E33F84">
      <w:pPr>
        <w:pStyle w:val="Bibliography"/>
      </w:pPr>
      <w:bookmarkStart w:id="71" w:name="ref-pinsky2021"/>
      <w:bookmarkEnd w:id="70"/>
      <w:r>
        <w:t xml:space="preserve">Pinsky, M. L., Eikeset, A. M., Helmerson, C., Bradbury, I. R., Bentzen, P., Morris, C., Gondek-Wyrozemska, A. T., Baalsrud, H. T., Brieuc, M. S. O., Kjesbu, O. S., et al. (2021). Genomic stability through time despite decades of exploitation in cod on both sides of the Atlantic. </w:t>
      </w:r>
      <w:r>
        <w:rPr>
          <w:i/>
          <w:iCs/>
        </w:rPr>
        <w:t>Proceedings of the National Academy of Sciences</w:t>
      </w:r>
      <w:r>
        <w:t xml:space="preserve">, </w:t>
      </w:r>
      <w:r>
        <w:rPr>
          <w:i/>
          <w:iCs/>
        </w:rPr>
        <w:t>118</w:t>
      </w:r>
      <w:r>
        <w:t>(15), e2025453118.</w:t>
      </w:r>
    </w:p>
    <w:p w14:paraId="721C913A" w14:textId="77777777" w:rsidR="003F0E22" w:rsidRDefault="00E33F84">
      <w:pPr>
        <w:pStyle w:val="Bibliography"/>
      </w:pPr>
      <w:bookmarkStart w:id="72" w:name="ref-R"/>
      <w:bookmarkEnd w:id="71"/>
      <w:r>
        <w:t xml:space="preserve">R Core Team. (2021). </w:t>
      </w:r>
      <w:r>
        <w:rPr>
          <w:i/>
          <w:iCs/>
        </w:rPr>
        <w:t>R: A language and environment for statistical computing</w:t>
      </w:r>
      <w:r>
        <w:t xml:space="preserve">. R Foundation for Statistical Computing. </w:t>
      </w:r>
      <w:hyperlink r:id="rId14">
        <w:r>
          <w:rPr>
            <w:rStyle w:val="Hyperlink"/>
          </w:rPr>
          <w:t>https://www.R-project.org/</w:t>
        </w:r>
      </w:hyperlink>
    </w:p>
    <w:p w14:paraId="4CFC53EF" w14:textId="77777777" w:rsidR="003F0E22" w:rsidRDefault="00E33F84">
      <w:pPr>
        <w:pStyle w:val="Bibliography"/>
      </w:pPr>
      <w:bookmarkStart w:id="73" w:name="ref-regular2022"/>
      <w:bookmarkEnd w:id="72"/>
      <w:r>
        <w:t xml:space="preserve">Regular, P. M., Buren, A. D., Dwyer, K. S., Cadigan, N. G., Gregory, R. S., Koen-Alonso, M., Rideout, R. M., Robertson, G. J., Robertson, M. D., Stenson, G. B., Wheeland, L. J., &amp; Zhang, F. (2022). Indexing starvation mortality to assess its role in the population regulation of northern cod. </w:t>
      </w:r>
      <w:r>
        <w:rPr>
          <w:i/>
          <w:iCs/>
        </w:rPr>
        <w:t>Fisheries Research</w:t>
      </w:r>
      <w:r>
        <w:t xml:space="preserve">, </w:t>
      </w:r>
      <w:r>
        <w:rPr>
          <w:i/>
          <w:iCs/>
        </w:rPr>
        <w:t>247</w:t>
      </w:r>
      <w:r>
        <w:t>, 106180. https://doi.org/</w:t>
      </w:r>
      <w:hyperlink r:id="rId15">
        <w:r>
          <w:rPr>
            <w:rStyle w:val="Hyperlink"/>
          </w:rPr>
          <w:t>https://doi.org/10.1016/j.fishres.2021.106180</w:t>
        </w:r>
      </w:hyperlink>
    </w:p>
    <w:p w14:paraId="072CDDF5" w14:textId="77777777" w:rsidR="003F0E22" w:rsidRDefault="00E33F84">
      <w:pPr>
        <w:pStyle w:val="Bibliography"/>
      </w:pPr>
      <w:bookmarkStart w:id="74" w:name="ref-robertson2021"/>
      <w:bookmarkEnd w:id="73"/>
      <w:r>
        <w:t xml:space="preserve">Robertson, M., Gao, J., Regular, P., Morgan, M., &amp; Zhang, F. (2021). Lagged recovery of fish spatial distributions following a cold-water perturbation. </w:t>
      </w:r>
      <w:r>
        <w:rPr>
          <w:i/>
          <w:iCs/>
        </w:rPr>
        <w:t>Scientific Reports</w:t>
      </w:r>
      <w:r>
        <w:t xml:space="preserve">, </w:t>
      </w:r>
      <w:r>
        <w:rPr>
          <w:i/>
          <w:iCs/>
        </w:rPr>
        <w:t>11</w:t>
      </w:r>
      <w:r>
        <w:t>(1), 9513.</w:t>
      </w:r>
    </w:p>
    <w:p w14:paraId="5F4BA338" w14:textId="77777777" w:rsidR="003F0E22" w:rsidRDefault="00E33F84">
      <w:pPr>
        <w:pStyle w:val="Bibliography"/>
      </w:pPr>
      <w:bookmarkStart w:id="75" w:name="ref-rose2004"/>
      <w:bookmarkEnd w:id="74"/>
      <w:r>
        <w:lastRenderedPageBreak/>
        <w:t>Rose, G. (2004). Reconciling overfishing and climate change with stock dynamics of Atlantic cod (</w:t>
      </w:r>
      <w:r>
        <w:rPr>
          <w:i/>
          <w:iCs/>
        </w:rPr>
        <w:t>Gadus morhua</w:t>
      </w:r>
      <w:r>
        <w:t xml:space="preserve">) over 500 years. </w:t>
      </w:r>
      <w:r>
        <w:rPr>
          <w:i/>
          <w:iCs/>
        </w:rPr>
        <w:t>Canadian Journal of Fisheries and Aquatic Sciences</w:t>
      </w:r>
      <w:r>
        <w:t xml:space="preserve">, </w:t>
      </w:r>
      <w:r>
        <w:rPr>
          <w:i/>
          <w:iCs/>
        </w:rPr>
        <w:t>61</w:t>
      </w:r>
      <w:r>
        <w:t>(9), 1553–1557.</w:t>
      </w:r>
    </w:p>
    <w:p w14:paraId="73C1836B" w14:textId="77777777" w:rsidR="003F0E22" w:rsidRDefault="00E33F84">
      <w:pPr>
        <w:pStyle w:val="Bibliography"/>
      </w:pPr>
      <w:bookmarkStart w:id="76" w:name="ref-rose2000"/>
      <w:bookmarkEnd w:id="75"/>
      <w:r>
        <w:t>Rose, G., DeYoung, B., Kulka, D., Goddard, S., &amp; Fletcher, G. (2000). Distribution shifts and overfishing the northern cod (</w:t>
      </w:r>
      <w:r>
        <w:rPr>
          <w:i/>
          <w:iCs/>
        </w:rPr>
        <w:t>gadus morhua</w:t>
      </w:r>
      <w:r>
        <w:t xml:space="preserve">): A view from the ocean. </w:t>
      </w:r>
      <w:r>
        <w:rPr>
          <w:i/>
          <w:iCs/>
        </w:rPr>
        <w:t>Canadian Journal of Fisheries and Aquatic Sciences</w:t>
      </w:r>
      <w:r>
        <w:t xml:space="preserve">, </w:t>
      </w:r>
      <w:r>
        <w:rPr>
          <w:i/>
          <w:iCs/>
        </w:rPr>
        <w:t>57</w:t>
      </w:r>
      <w:r>
        <w:t>(3), 644–663.</w:t>
      </w:r>
    </w:p>
    <w:p w14:paraId="61DB852C" w14:textId="77777777" w:rsidR="003F0E22" w:rsidRDefault="00E33F84">
      <w:pPr>
        <w:pStyle w:val="Bibliography"/>
      </w:pPr>
      <w:bookmarkStart w:id="77" w:name="ref-schaefer1954"/>
      <w:bookmarkEnd w:id="76"/>
      <w:r>
        <w:t xml:space="preserve">Schaefer, M. B. (1954). Some aspects of the dynamics of populations important to the management of the commercial marine fisheries. </w:t>
      </w:r>
      <w:r>
        <w:rPr>
          <w:i/>
          <w:iCs/>
        </w:rPr>
        <w:t>Inter-American Tropical Tuna Commission Bulletin</w:t>
      </w:r>
      <w:r>
        <w:t xml:space="preserve">, </w:t>
      </w:r>
      <w:r>
        <w:rPr>
          <w:i/>
          <w:iCs/>
        </w:rPr>
        <w:t>1</w:t>
      </w:r>
      <w:r>
        <w:t>(2), 23–56.</w:t>
      </w:r>
    </w:p>
    <w:p w14:paraId="3D90D901" w14:textId="77777777" w:rsidR="003F0E22" w:rsidRDefault="00E33F84">
      <w:pPr>
        <w:pStyle w:val="Bibliography"/>
      </w:pPr>
      <w:bookmarkStart w:id="78" w:name="ref-scheffer2015"/>
      <w:bookmarkEnd w:id="77"/>
      <w:r>
        <w:t xml:space="preserve">Scheffer, M., Barrett, S., Carpenter, S., Folke, C., Green, A. J., Holmgren, M., Hughes, T., Kosten, S., Van de Leemput, I., Nepstad, D., et al. (2015). Creating a safe operating space for iconic ecosystems. </w:t>
      </w:r>
      <w:r>
        <w:rPr>
          <w:i/>
          <w:iCs/>
        </w:rPr>
        <w:t>Science</w:t>
      </w:r>
      <w:r>
        <w:t xml:space="preserve">, </w:t>
      </w:r>
      <w:r>
        <w:rPr>
          <w:i/>
          <w:iCs/>
        </w:rPr>
        <w:t>347</w:t>
      </w:r>
      <w:r>
        <w:t>(6228), 1317–1319.</w:t>
      </w:r>
    </w:p>
    <w:p w14:paraId="78E1C40A" w14:textId="77777777" w:rsidR="003F0E22" w:rsidRDefault="00E33F84">
      <w:pPr>
        <w:pStyle w:val="Bibliography"/>
      </w:pPr>
      <w:bookmarkStart w:id="79" w:name="ref-scheffer2003"/>
      <w:bookmarkEnd w:id="78"/>
      <w:r>
        <w:t xml:space="preserve">Scheffer, M., Rinaldi, S., Huisman, J., &amp; Weissing, F. J. (2003). Why plankton communities have no equilibrium: Solutions to the paradox. </w:t>
      </w:r>
      <w:r>
        <w:rPr>
          <w:i/>
          <w:iCs/>
        </w:rPr>
        <w:t>Hydrobiologia</w:t>
      </w:r>
      <w:r>
        <w:t xml:space="preserve">, </w:t>
      </w:r>
      <w:r>
        <w:rPr>
          <w:i/>
          <w:iCs/>
        </w:rPr>
        <w:t>491</w:t>
      </w:r>
      <w:r>
        <w:t>, 9–18.</w:t>
      </w:r>
    </w:p>
    <w:p w14:paraId="082ABB2F" w14:textId="77777777" w:rsidR="003F0E22" w:rsidRDefault="00E33F84">
      <w:pPr>
        <w:pStyle w:val="Bibliography"/>
      </w:pPr>
      <w:bookmarkStart w:id="80" w:name="ref-schijns2021"/>
      <w:bookmarkEnd w:id="79"/>
      <w:r>
        <w:t xml:space="preserve">Schijns, R., Froese, R., Hutchings, J. A., &amp; Pauly, D. (2021). Five centuries of cod </w:t>
      </w:r>
      <w:proofErr w:type="gramStart"/>
      <w:r>
        <w:t>catches</w:t>
      </w:r>
      <w:proofErr w:type="gramEnd"/>
      <w:r>
        <w:t xml:space="preserve"> in eastern canada. </w:t>
      </w:r>
      <w:r>
        <w:rPr>
          <w:i/>
          <w:iCs/>
        </w:rPr>
        <w:t>ICES Journal of Marine Science</w:t>
      </w:r>
      <w:r>
        <w:t xml:space="preserve">, </w:t>
      </w:r>
      <w:r>
        <w:rPr>
          <w:i/>
          <w:iCs/>
        </w:rPr>
        <w:t>78</w:t>
      </w:r>
      <w:r>
        <w:t>(8), 2675–2683.</w:t>
      </w:r>
    </w:p>
    <w:p w14:paraId="6A5B9DD0" w14:textId="77777777" w:rsidR="003F0E22" w:rsidRDefault="00E33F84">
      <w:pPr>
        <w:pStyle w:val="Bibliography"/>
      </w:pPr>
      <w:bookmarkStart w:id="81" w:name="ref-schindler2010"/>
      <w:bookmarkEnd w:id="80"/>
      <w:r>
        <w:t xml:space="preserve">Schindler, D. E., Hilborn, R., Chasco, B., Boatright, C. P., Quinn, T. P., Rogers, L. A., &amp; Webster, M. S. (2010). Population diversity and the portfolio effect in an exploited species. </w:t>
      </w:r>
      <w:r>
        <w:rPr>
          <w:i/>
          <w:iCs/>
        </w:rPr>
        <w:t>Nature</w:t>
      </w:r>
      <w:r>
        <w:t xml:space="preserve">, </w:t>
      </w:r>
      <w:r>
        <w:rPr>
          <w:i/>
          <w:iCs/>
        </w:rPr>
        <w:t>465</w:t>
      </w:r>
      <w:r>
        <w:t>(7298), 609–612.</w:t>
      </w:r>
    </w:p>
    <w:p w14:paraId="57C2270D" w14:textId="77777777" w:rsidR="003F0E22" w:rsidRDefault="00E33F84">
      <w:pPr>
        <w:pStyle w:val="Bibliography"/>
      </w:pPr>
      <w:bookmarkStart w:id="82" w:name="ref-smith1981"/>
      <w:bookmarkEnd w:id="81"/>
      <w:r>
        <w:lastRenderedPageBreak/>
        <w:t xml:space="preserve">Smith, S., &amp; Somerton, G. (1981). </w:t>
      </w:r>
      <w:r>
        <w:rPr>
          <w:i/>
          <w:iCs/>
        </w:rPr>
        <w:t>STRAP: A User-Oriented Computer Analysis System for Groundfish Research Trawl Survey Data</w:t>
      </w:r>
      <w:r>
        <w:t xml:space="preserve"> (p. 66). Canadian Technical Report of Fisheries; Aquatic Sciences No. 1030.</w:t>
      </w:r>
    </w:p>
    <w:p w14:paraId="4E610C8B" w14:textId="77777777" w:rsidR="003F0E22" w:rsidRDefault="00E33F84">
      <w:pPr>
        <w:pStyle w:val="Bibliography"/>
      </w:pPr>
      <w:bookmarkStart w:id="83" w:name="ref-templeman1962"/>
      <w:bookmarkEnd w:id="82"/>
      <w:r>
        <w:t xml:space="preserve">Templeman, W. (1962). Divisions of cod stocks in the northwest atlantic. </w:t>
      </w:r>
      <w:r>
        <w:rPr>
          <w:i/>
          <w:iCs/>
        </w:rPr>
        <w:t>ICNAF Redbook</w:t>
      </w:r>
      <w:r>
        <w:t xml:space="preserve">, </w:t>
      </w:r>
      <w:r>
        <w:rPr>
          <w:i/>
          <w:iCs/>
        </w:rPr>
        <w:t>3</w:t>
      </w:r>
      <w:r>
        <w:t>, 79–123.</w:t>
      </w:r>
    </w:p>
    <w:p w14:paraId="7C2AFCC5" w14:textId="77777777" w:rsidR="003F0E22" w:rsidRDefault="00E33F84">
      <w:pPr>
        <w:pStyle w:val="Bibliography"/>
      </w:pPr>
      <w:bookmarkStart w:id="84" w:name="ref-thorson2020"/>
      <w:bookmarkEnd w:id="83"/>
      <w:r>
        <w:t xml:space="preserve">Thorson, J. T. (2020). Predicting recruitment density dependence and intrinsic growth rate for all fishes worldwide using a data-integrated life-history model. </w:t>
      </w:r>
      <w:r>
        <w:rPr>
          <w:i/>
          <w:iCs/>
        </w:rPr>
        <w:t>Fish and Fisheries</w:t>
      </w:r>
      <w:r>
        <w:t xml:space="preserve">, </w:t>
      </w:r>
      <w:r>
        <w:rPr>
          <w:i/>
          <w:iCs/>
        </w:rPr>
        <w:t>21</w:t>
      </w:r>
      <w:r>
        <w:t>(2), 237–251.</w:t>
      </w:r>
    </w:p>
    <w:p w14:paraId="18300E53" w14:textId="77777777" w:rsidR="003F0E22" w:rsidRDefault="00E33F84">
      <w:pPr>
        <w:pStyle w:val="Bibliography"/>
      </w:pPr>
      <w:bookmarkStart w:id="85" w:name="ref-volterra1926"/>
      <w:bookmarkEnd w:id="84"/>
      <w:r>
        <w:t xml:space="preserve">Volterra, V. (1926). Fluctuations in the abundance of a species considered mathematically. </w:t>
      </w:r>
      <w:r>
        <w:rPr>
          <w:i/>
          <w:iCs/>
        </w:rPr>
        <w:t>Nature</w:t>
      </w:r>
      <w:r>
        <w:t xml:space="preserve">, </w:t>
      </w:r>
      <w:r>
        <w:rPr>
          <w:i/>
          <w:iCs/>
        </w:rPr>
        <w:t>118</w:t>
      </w:r>
      <w:r>
        <w:t>(2972), 558–560.</w:t>
      </w:r>
    </w:p>
    <w:p w14:paraId="06A24A44" w14:textId="77777777" w:rsidR="003F0E22" w:rsidRDefault="00E33F84">
      <w:pPr>
        <w:pStyle w:val="Bibliography"/>
      </w:pPr>
      <w:bookmarkStart w:id="86" w:name="ref-walsh1992"/>
      <w:bookmarkEnd w:id="85"/>
      <w:r>
        <w:t xml:space="preserve">Walsh, S. J. (1992). Size-dependent selection at the footgear of a groundfish survey trawl. </w:t>
      </w:r>
      <w:r>
        <w:rPr>
          <w:i/>
          <w:iCs/>
        </w:rPr>
        <w:t>North American Journal of Fisheries Management</w:t>
      </w:r>
      <w:r>
        <w:t xml:space="preserve">, </w:t>
      </w:r>
      <w:r>
        <w:rPr>
          <w:i/>
          <w:iCs/>
        </w:rPr>
        <w:t>12</w:t>
      </w:r>
      <w:r>
        <w:t>(3), 625–633.</w:t>
      </w:r>
    </w:p>
    <w:p w14:paraId="1B07CA74" w14:textId="77777777" w:rsidR="003F0E22" w:rsidRDefault="00E33F84">
      <w:pPr>
        <w:pStyle w:val="Bibliography"/>
      </w:pPr>
      <w:bookmarkStart w:id="87" w:name="ref-winker2018"/>
      <w:bookmarkEnd w:id="86"/>
      <w:r>
        <w:t xml:space="preserve">Winker, H., Carvalho, F., &amp; Kapur, M. (2018). JABBA: Just another bayesian biomass assessment. </w:t>
      </w:r>
      <w:r>
        <w:rPr>
          <w:i/>
          <w:iCs/>
        </w:rPr>
        <w:t>Fisheries Research</w:t>
      </w:r>
      <w:r>
        <w:t xml:space="preserve">, </w:t>
      </w:r>
      <w:r>
        <w:rPr>
          <w:i/>
          <w:iCs/>
        </w:rPr>
        <w:t>204</w:t>
      </w:r>
      <w:r>
        <w:t>, 275–288.</w:t>
      </w:r>
    </w:p>
    <w:bookmarkEnd w:id="32"/>
    <w:bookmarkEnd w:id="87"/>
    <w:p w14:paraId="14EE7D04" w14:textId="77777777" w:rsidR="003F0E22" w:rsidRDefault="00E33F84">
      <w:r>
        <w:br w:type="page"/>
      </w:r>
    </w:p>
    <w:p w14:paraId="1C3EB0C3" w14:textId="77777777" w:rsidR="003F0E22" w:rsidRDefault="00E33F84">
      <w:pPr>
        <w:pStyle w:val="Heading1"/>
      </w:pPr>
      <w:bookmarkStart w:id="88" w:name="figures"/>
      <w:bookmarkEnd w:id="30"/>
      <w:r>
        <w:lastRenderedPageBreak/>
        <w:t>Figures</w:t>
      </w:r>
    </w:p>
    <w:p w14:paraId="2C0FE60F" w14:textId="77777777" w:rsidR="003F0E22" w:rsidRDefault="00E33F84">
      <w:pPr>
        <w:pStyle w:val="CaptionedFigure"/>
      </w:pPr>
      <w:r>
        <w:rPr>
          <w:noProof/>
        </w:rPr>
        <w:drawing>
          <wp:inline distT="0" distB="0" distL="0" distR="0" wp14:anchorId="67806AC7" wp14:editId="448D4F1A">
            <wp:extent cx="3599999" cy="4092857"/>
            <wp:effectExtent l="0" t="0" r="0" b="0"/>
            <wp:docPr id="101" name="Picture" descr="Fig 1: Map of Newfoundland and Labrador (NL) case study area showing the Northeast NL Shelf (purple), Grand Bank (green), and Southern NL (yellow) ecosystem production units."/>
            <wp:cNvGraphicFramePr/>
            <a:graphic xmlns:a="http://schemas.openxmlformats.org/drawingml/2006/main">
              <a:graphicData uri="http://schemas.openxmlformats.org/drawingml/2006/picture">
                <pic:pic xmlns:pic="http://schemas.openxmlformats.org/drawingml/2006/picture">
                  <pic:nvPicPr>
                    <pic:cNvPr id="102" name="Picture" descr="C:/Users/RegularP/Documents/PROJECTS/multispic/analysis/paper/figures/epu_map.png"/>
                    <pic:cNvPicPr>
                      <a:picLocks noChangeAspect="1" noChangeArrowheads="1"/>
                    </pic:cNvPicPr>
                  </pic:nvPicPr>
                  <pic:blipFill>
                    <a:blip r:embed="rId16"/>
                    <a:stretch>
                      <a:fillRect/>
                    </a:stretch>
                  </pic:blipFill>
                  <pic:spPr bwMode="auto">
                    <a:xfrm>
                      <a:off x="0" y="0"/>
                      <a:ext cx="3599999" cy="4092857"/>
                    </a:xfrm>
                    <a:prstGeom prst="rect">
                      <a:avLst/>
                    </a:prstGeom>
                    <a:noFill/>
                    <a:ln w="9525">
                      <a:noFill/>
                      <a:headEnd/>
                      <a:tailEnd/>
                    </a:ln>
                  </pic:spPr>
                </pic:pic>
              </a:graphicData>
            </a:graphic>
          </wp:inline>
        </w:drawing>
      </w:r>
    </w:p>
    <w:p w14:paraId="78F99048" w14:textId="77777777" w:rsidR="003F0E22" w:rsidRDefault="00E33F84">
      <w:pPr>
        <w:pStyle w:val="ImageCaption"/>
      </w:pPr>
      <w:bookmarkStart w:id="89" w:name="fig:epu-map"/>
      <w:bookmarkEnd w:id="89"/>
      <w:r>
        <w:t>Fig 1: Map of Newfoundland and Labrador (NL) case study area showing the Northeast NL Shelf (purple), Grand Bank (green), and Southern NL (yellow) ecosystem production units.</w:t>
      </w:r>
    </w:p>
    <w:p w14:paraId="19211B43" w14:textId="77777777" w:rsidR="003F0E22" w:rsidRDefault="00E33F84">
      <w:pPr>
        <w:pStyle w:val="CaptionedFigure"/>
      </w:pPr>
      <w:r>
        <w:rPr>
          <w:noProof/>
        </w:rPr>
        <w:lastRenderedPageBreak/>
        <w:drawing>
          <wp:inline distT="0" distB="0" distL="0" distR="0" wp14:anchorId="7C20671E" wp14:editId="0220DF77">
            <wp:extent cx="5943600" cy="2773680"/>
            <wp:effectExtent l="0" t="0" r="0" b="0"/>
            <wp:docPr id="105" name="Picture" descr="Fig 2: LOO-CV and Hindcast-CV scores from a series of production model formulations of increasing complexity, from a single-species production model (“Single-species”) to a multispecies production model with a covariate effect and species and temporal correlations (“Full”), fit to seven species in three ecosystem production units (Northeast NL Shelf, Grand Bank, and Southern NL) off the east coast of Canada. Overall scores for each model across score type and ecosystem production unit are shown on the rightmost facet."/>
            <wp:cNvGraphicFramePr/>
            <a:graphic xmlns:a="http://schemas.openxmlformats.org/drawingml/2006/main">
              <a:graphicData uri="http://schemas.openxmlformats.org/drawingml/2006/picture">
                <pic:pic xmlns:pic="http://schemas.openxmlformats.org/drawingml/2006/picture">
                  <pic:nvPicPr>
                    <pic:cNvPr id="106" name="Picture" descr="C:/Users/RegularP/Documents/PROJECTS/multispic/analysis/paper/figures/scores.svg"/>
                    <pic:cNvPicPr>
                      <a:picLocks noChangeAspect="1" noChangeArrowheads="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bwMode="auto">
                    <a:xfrm>
                      <a:off x="0" y="0"/>
                      <a:ext cx="5943600" cy="2773680"/>
                    </a:xfrm>
                    <a:prstGeom prst="rect">
                      <a:avLst/>
                    </a:prstGeom>
                    <a:noFill/>
                    <a:ln w="9525">
                      <a:noFill/>
                      <a:headEnd/>
                      <a:tailEnd/>
                    </a:ln>
                  </pic:spPr>
                </pic:pic>
              </a:graphicData>
            </a:graphic>
          </wp:inline>
        </w:drawing>
      </w:r>
    </w:p>
    <w:p w14:paraId="261F8B9E" w14:textId="77777777" w:rsidR="003F0E22" w:rsidRDefault="00E33F84">
      <w:pPr>
        <w:pStyle w:val="ImageCaption"/>
      </w:pPr>
      <w:bookmarkStart w:id="90" w:name="fig:scores"/>
      <w:bookmarkEnd w:id="90"/>
      <w:r>
        <w:t>Fig 2: LOO-CV and Hindcast-CV scores from a series of production model formulations of increasing complexity, from a single-species production model (“Single-species”) to a multispecies production model with a covariate effect and species and temporal correlations (“Full”), fit to seven species in three ecosystem production units (Northeast NL Shelf, Grand Bank, and Southern NL) off the east coast of Canada. Overall scores for each model across score type and ecosystem production unit are shown on the rightmost facet.</w:t>
      </w:r>
    </w:p>
    <w:p w14:paraId="233C01AB" w14:textId="77777777" w:rsidR="003F0E22" w:rsidRDefault="00E33F84">
      <w:pPr>
        <w:pStyle w:val="CaptionedFigure"/>
      </w:pPr>
      <w:r>
        <w:rPr>
          <w:noProof/>
        </w:rPr>
        <w:lastRenderedPageBreak/>
        <w:drawing>
          <wp:inline distT="0" distB="0" distL="0" distR="0" wp14:anchorId="42298B8E" wp14:editId="4EDBB0B0">
            <wp:extent cx="5943600" cy="4160520"/>
            <wp:effectExtent l="0" t="0" r="0" b="0"/>
            <wp:docPr id="109" name="Picture" descr="Fig 3: Trends in survey indices (dots) along with predicted indices (thin lines) and model estimates of biomass from the best fitting multispecies production model (thick lines). Uncertainty in the biomass estimates are represented by 95% confidence intervals (shaded region). Results from three ecosystem production units (Northeast NL Shelf, Grand Bank, and Southern NL) off the east coast of Canada are presented. Though data from seven species were used in each region, the species facet is limited to four for simplicity. Differences in biomass estimates from the indices stem from differing survey catchability estimates. Note differences in scale across facets."/>
            <wp:cNvGraphicFramePr/>
            <a:graphic xmlns:a="http://schemas.openxmlformats.org/drawingml/2006/main">
              <a:graphicData uri="http://schemas.openxmlformats.org/drawingml/2006/picture">
                <pic:pic xmlns:pic="http://schemas.openxmlformats.org/drawingml/2006/picture">
                  <pic:nvPicPr>
                    <pic:cNvPr id="110" name="Picture" descr="C:/Users/RegularP/Documents/PROJECTS/multispic/analysis/paper/figures/survey_trends.svg"/>
                    <pic:cNvPicPr>
                      <a:picLocks noChangeAspect="1" noChangeArrowheads="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bwMode="auto">
                    <a:xfrm>
                      <a:off x="0" y="0"/>
                      <a:ext cx="5943600" cy="4160520"/>
                    </a:xfrm>
                    <a:prstGeom prst="rect">
                      <a:avLst/>
                    </a:prstGeom>
                    <a:noFill/>
                    <a:ln w="9525">
                      <a:noFill/>
                      <a:headEnd/>
                      <a:tailEnd/>
                    </a:ln>
                  </pic:spPr>
                </pic:pic>
              </a:graphicData>
            </a:graphic>
          </wp:inline>
        </w:drawing>
      </w:r>
    </w:p>
    <w:p w14:paraId="5018CBB8" w14:textId="77777777" w:rsidR="003F0E22" w:rsidRDefault="00E33F84">
      <w:pPr>
        <w:pStyle w:val="ImageCaption"/>
      </w:pPr>
      <w:bookmarkStart w:id="91" w:name="fig:survey-trends"/>
      <w:bookmarkEnd w:id="91"/>
      <w:r>
        <w:t>Fig 3: Trends in survey indices (dots) along with predicted indices (thin lines) and model estimates of biomass from the best fitting multispecies production model (thick lines). Uncertainty in the biomass estimates are represented by 95% confidence intervals (shaded region). Results from three ecosystem production units (Northeast NL Shelf, Grand Bank, and Southern NL) off the east coast of Canada are presented. Though data from seven species were used in each region, the species facet is limited to four for simplicity. Differences in biomass estimates from the indices stem from differing survey catchability estimates. Note differences in scale across facets.</w:t>
      </w:r>
    </w:p>
    <w:p w14:paraId="624C4070" w14:textId="77777777" w:rsidR="003F0E22" w:rsidRDefault="00E33F84">
      <w:pPr>
        <w:pStyle w:val="CaptionedFigure"/>
      </w:pPr>
      <w:r>
        <w:rPr>
          <w:noProof/>
        </w:rPr>
        <w:lastRenderedPageBreak/>
        <w:drawing>
          <wp:inline distT="0" distB="0" distL="0" distR="0" wp14:anchorId="5D162235" wp14:editId="352B3607">
            <wp:extent cx="5943600" cy="4160520"/>
            <wp:effectExtent l="0" t="0" r="0" b="0"/>
            <wp:docPr id="113" name="Picture" descr="Fig 4: Trends in biomass, expected production, reported landings, and residual change from the best fitting multispecies production model across three ecosystem production units (Northeast NL Shelf, Grand Bank, and Southern NL) off the east coast of Canada. Species-specific trends from a subset of species are shown along with totals including seven species. Expected production represents expected changes from intrinsic growth and density-dependence (i.e., change from the production equation) and residual change represent process errors not explained by the production equation or reported landings. Note difference in scale across facets."/>
            <wp:cNvGraphicFramePr/>
            <a:graphic xmlns:a="http://schemas.openxmlformats.org/drawingml/2006/main">
              <a:graphicData uri="http://schemas.openxmlformats.org/drawingml/2006/picture">
                <pic:pic xmlns:pic="http://schemas.openxmlformats.org/drawingml/2006/picture">
                  <pic:nvPicPr>
                    <pic:cNvPr id="114" name="Picture" descr="C:/Users/RegularP/Documents/PROJECTS/multispic/analysis/paper/figures/pop_trends.svg"/>
                    <pic:cNvPicPr>
                      <a:picLocks noChangeAspect="1" noChangeArrowheads="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5943600" cy="4160520"/>
                    </a:xfrm>
                    <a:prstGeom prst="rect">
                      <a:avLst/>
                    </a:prstGeom>
                    <a:noFill/>
                    <a:ln w="9525">
                      <a:noFill/>
                      <a:headEnd/>
                      <a:tailEnd/>
                    </a:ln>
                  </pic:spPr>
                </pic:pic>
              </a:graphicData>
            </a:graphic>
          </wp:inline>
        </w:drawing>
      </w:r>
    </w:p>
    <w:p w14:paraId="2250E66D" w14:textId="77777777" w:rsidR="003F0E22" w:rsidRDefault="00E33F84">
      <w:pPr>
        <w:pStyle w:val="ImageCaption"/>
      </w:pPr>
      <w:bookmarkStart w:id="92" w:name="fig:pop-trends"/>
      <w:bookmarkEnd w:id="92"/>
      <w:r>
        <w:t>Fig 4: Trends in biomass, expected production, reported landings, and residual change from the best fitting multispecies production model across three ecosystem production units (Northeast NL Shelf, Grand Bank, and Southern NL) off the east coast of Canada. Species-specific trends from a subset of species are shown along with totals including seven species. Expected production represents expected changes from intrinsic growth and density-dependence (i.e., change from the production equation) and residual change represent process errors not explained by the production equation or reported landings. Note difference in scale across facets.</w:t>
      </w:r>
    </w:p>
    <w:p w14:paraId="14A49FFE" w14:textId="77777777" w:rsidR="003F0E22" w:rsidRDefault="00E33F84">
      <w:pPr>
        <w:pStyle w:val="CaptionedFigure"/>
      </w:pPr>
      <w:r>
        <w:rPr>
          <w:noProof/>
        </w:rPr>
        <w:lastRenderedPageBreak/>
        <w:drawing>
          <wp:inline distT="0" distB="0" distL="0" distR="0" wp14:anchorId="55C47E29" wp14:editId="6E28E001">
            <wp:extent cx="5943600" cy="3200400"/>
            <wp:effectExtent l="0" t="0" r="0" b="0"/>
            <wp:docPr id="117" name="Picture" descr="Fig 5: Trends (upper facet) and species-to-species correlations (lower facet) in standardized process errors from the best fitting multispecies production model applied to seven species within three ecosystem production units (Northeast NL Shelf, Grand Bank, and Southern NL) off the east coast of Canada. Process errors represent changes not explained by the production equation or reported landings. Points in the correlation plots are coloured and scaled by the level of species-to-species correlation, \rho."/>
            <wp:cNvGraphicFramePr/>
            <a:graphic xmlns:a="http://schemas.openxmlformats.org/drawingml/2006/main">
              <a:graphicData uri="http://schemas.openxmlformats.org/drawingml/2006/picture">
                <pic:pic xmlns:pic="http://schemas.openxmlformats.org/drawingml/2006/picture">
                  <pic:nvPicPr>
                    <pic:cNvPr id="118" name="Picture" descr="C:/Users/RegularP/Documents/PROJECTS/multispic/analysis/paper/figures/pe_cor.svg"/>
                    <pic:cNvPicPr>
                      <a:picLocks noChangeAspect="1" noChangeArrowheads="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5943600" cy="3200400"/>
                    </a:xfrm>
                    <a:prstGeom prst="rect">
                      <a:avLst/>
                    </a:prstGeom>
                    <a:noFill/>
                    <a:ln w="9525">
                      <a:noFill/>
                      <a:headEnd/>
                      <a:tailEnd/>
                    </a:ln>
                  </pic:spPr>
                </pic:pic>
              </a:graphicData>
            </a:graphic>
          </wp:inline>
        </w:drawing>
      </w:r>
    </w:p>
    <w:p w14:paraId="0A9A9630" w14:textId="77777777" w:rsidR="003F0E22" w:rsidRDefault="00E33F84">
      <w:pPr>
        <w:pStyle w:val="ImageCaption"/>
      </w:pPr>
      <w:bookmarkStart w:id="93" w:name="fig:pe-cor"/>
      <w:bookmarkEnd w:id="93"/>
      <w:r>
        <w:t xml:space="preserve">Fig 5: Trends (upper facet) and species-to-species correlations (lower facet) in standardized process errors from the best fitting multispecies production model applied to seven species within three ecosystem production units (Northeast NL Shelf, Grand Bank, and Southern NL) off the east coast of Canada. Process errors represent changes not explained by the production equation or reported landings. Points in the correlation plots are coloured and scaled by the level of species-to-species correlation, </w:t>
      </w:r>
      <m:oMath>
        <m:r>
          <w:rPr>
            <w:rFonts w:ascii="Cambria Math" w:hAnsi="Cambria Math"/>
          </w:rPr>
          <m:t>ρ</m:t>
        </m:r>
      </m:oMath>
      <w:r>
        <w:t>.</w:t>
      </w:r>
      <w:bookmarkEnd w:id="88"/>
    </w:p>
    <w:sectPr w:rsidR="003F0E22" w:rsidSect="00E33F84">
      <w:footerReference w:type="default" r:id="rId25"/>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Joanne Morgan" w:date="2023-12-19T13:28:00Z" w:initials="JM">
    <w:p w14:paraId="0069EF97" w14:textId="485F4923" w:rsidR="00E33F84" w:rsidRDefault="00E33F84">
      <w:pPr>
        <w:pStyle w:val="CommentText"/>
      </w:pPr>
      <w:r>
        <w:rPr>
          <w:rStyle w:val="CommentReference"/>
        </w:rPr>
        <w:annotationRef/>
      </w:r>
      <w:r>
        <w:t xml:space="preserve">I am not sure this is correct.  I think it is based on the concept of logistic growth towards carrying capacity.  That growth is maximum at BMSY.  They are based on the idea of compensation.  Sustainable yield at K is in fact less in that population growth is less and the population will decline if fished at </w:t>
      </w:r>
      <w:proofErr w:type="spellStart"/>
      <w:r>
        <w:t>Fmsy</w:t>
      </w:r>
      <w:proofErr w:type="spellEnd"/>
      <w:r>
        <w:t xml:space="preserve"> until it reaches </w:t>
      </w:r>
      <w:proofErr w:type="spellStart"/>
      <w:r>
        <w:t>Bmsy</w:t>
      </w:r>
      <w:proofErr w:type="spellEnd"/>
      <w:r>
        <w:t xml:space="preserve"> at which point the population will be stable.</w:t>
      </w:r>
    </w:p>
  </w:comment>
  <w:comment w:id="15" w:author="Joanne Morgan" w:date="2023-12-19T13:40:00Z" w:initials="JM">
    <w:p w14:paraId="340ACD7F" w14:textId="2FB890FF" w:rsidR="00E33F84" w:rsidRDefault="00E33F84">
      <w:pPr>
        <w:pStyle w:val="CommentText"/>
      </w:pPr>
      <w:r>
        <w:rPr>
          <w:rStyle w:val="CommentReference"/>
        </w:rPr>
        <w:annotationRef/>
      </w:r>
      <w:r>
        <w:t>This was defined in the introduction</w:t>
      </w:r>
    </w:p>
  </w:comment>
  <w:comment w:id="18" w:author="Joanne Morgan" w:date="2023-12-19T13:43:00Z" w:initials="JM">
    <w:p w14:paraId="31D3DB23" w14:textId="7EBF632F" w:rsidR="00167F92" w:rsidRDefault="00167F92">
      <w:pPr>
        <w:pStyle w:val="CommentText"/>
      </w:pPr>
      <w:r>
        <w:rPr>
          <w:rStyle w:val="CommentReference"/>
        </w:rPr>
        <w:annotationRef/>
      </w:r>
      <w:r>
        <w:t>Is this noise and bias from surveys? Or noise, and bias introduced by surveys?</w:t>
      </w:r>
    </w:p>
  </w:comment>
  <w:comment w:id="22" w:author="Joanne Morgan" w:date="2023-12-19T13:47:00Z" w:initials="JM">
    <w:p w14:paraId="642D5A85" w14:textId="64E27953" w:rsidR="00167F92" w:rsidRDefault="00167F92">
      <w:pPr>
        <w:pStyle w:val="CommentText"/>
      </w:pPr>
      <w:r>
        <w:rPr>
          <w:rStyle w:val="CommentReference"/>
        </w:rPr>
        <w:annotationRef/>
      </w:r>
      <w:r>
        <w:t xml:space="preserve">Hmm… there are papers on fisheries induced evolution in cod in the northwest </w:t>
      </w:r>
      <w:proofErr w:type="spellStart"/>
      <w:r>
        <w:t>atlantic</w:t>
      </w:r>
      <w:proofErr w:type="spellEnd"/>
    </w:p>
  </w:comment>
  <w:comment w:id="23" w:author="Joanne Morgan" w:date="2023-12-19T13:48:00Z" w:initials="JM">
    <w:p w14:paraId="5F9F64BE" w14:textId="4E3A3950" w:rsidR="00167F92" w:rsidRDefault="00167F92">
      <w:pPr>
        <w:pStyle w:val="CommentText"/>
      </w:pPr>
      <w:r>
        <w:rPr>
          <w:rStyle w:val="CommentReference"/>
        </w:rPr>
        <w:annotationRef/>
      </w:r>
      <w:r>
        <w:t>Were there any?</w:t>
      </w:r>
    </w:p>
  </w:comment>
  <w:comment w:id="24" w:author="Joanne Morgan" w:date="2023-12-19T13:50:00Z" w:initials="JM">
    <w:p w14:paraId="6E71E175" w14:textId="25498526" w:rsidR="00F33D98" w:rsidRDefault="00F33D98">
      <w:pPr>
        <w:pStyle w:val="CommentText"/>
      </w:pPr>
      <w:r>
        <w:rPr>
          <w:rStyle w:val="CommentReference"/>
        </w:rPr>
        <w:annotationRef/>
      </w:r>
      <w:r>
        <w:t>I am not sure I am getting this.  You seem to be suggesting that the cod populations of the 70’s were not actually higher than those of the 90’s – I think your own cod assessment model shows this to be the case</w:t>
      </w:r>
      <w:r w:rsidR="00731757">
        <w:t xml:space="preserve"> – maybe it is just a wording issue?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69EF97" w15:done="0"/>
  <w15:commentEx w15:paraId="340ACD7F" w15:done="0"/>
  <w15:commentEx w15:paraId="31D3DB23" w15:done="0"/>
  <w15:commentEx w15:paraId="642D5A85" w15:done="0"/>
  <w15:commentEx w15:paraId="5F9F64BE" w15:done="0"/>
  <w15:commentEx w15:paraId="6E71E17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69EF97" w16cid:durableId="292C1918"/>
  <w16cid:commentId w16cid:paraId="340ACD7F" w16cid:durableId="292C1BD9"/>
  <w16cid:commentId w16cid:paraId="31D3DB23" w16cid:durableId="292C1C8D"/>
  <w16cid:commentId w16cid:paraId="642D5A85" w16cid:durableId="292C1D6F"/>
  <w16cid:commentId w16cid:paraId="5F9F64BE" w16cid:durableId="292C1DBE"/>
  <w16cid:commentId w16cid:paraId="6E71E175" w16cid:durableId="292C1E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CBFC73" w14:textId="77777777" w:rsidR="00CB4BBB" w:rsidRDefault="00CB4BBB">
      <w:pPr>
        <w:spacing w:after="0" w:line="240" w:lineRule="auto"/>
      </w:pPr>
      <w:r>
        <w:separator/>
      </w:r>
    </w:p>
  </w:endnote>
  <w:endnote w:type="continuationSeparator" w:id="0">
    <w:p w14:paraId="683881EE" w14:textId="77777777" w:rsidR="00CB4BBB" w:rsidRDefault="00CB4B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868129"/>
      <w:docPartObj>
        <w:docPartGallery w:val="Page Numbers (Bottom of Page)"/>
        <w:docPartUnique/>
      </w:docPartObj>
    </w:sdtPr>
    <w:sdtEndPr>
      <w:rPr>
        <w:noProof/>
      </w:rPr>
    </w:sdtEndPr>
    <w:sdtContent>
      <w:p w14:paraId="2330F2BD" w14:textId="77777777" w:rsidR="00E33F84" w:rsidRDefault="00E33F8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DD0CAF" w14:textId="77777777" w:rsidR="00E33F84" w:rsidRDefault="00E3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8CD6BE" w14:textId="77777777" w:rsidR="00CB4BBB" w:rsidRDefault="00CB4BBB">
      <w:r>
        <w:separator/>
      </w:r>
    </w:p>
  </w:footnote>
  <w:footnote w:type="continuationSeparator" w:id="0">
    <w:p w14:paraId="36100DFC" w14:textId="77777777" w:rsidR="00CB4BBB" w:rsidRDefault="00CB4B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7924A4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A4E43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D235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4D8956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72E3B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CB2AD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7E597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81C27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D2AAA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5B6439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94FAAE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170CD2DE"/>
    <w:multiLevelType w:val="multilevel"/>
    <w:tmpl w:val="7242E0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BDAE3F3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anne Morgan">
    <w15:presenceInfo w15:providerId="AD" w15:userId="S::joanne.morgan@ices.dk::1d145f08-700c-4a78-8d72-2b42852720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0E22"/>
    <w:rsid w:val="00167F92"/>
    <w:rsid w:val="003F0E22"/>
    <w:rsid w:val="00731757"/>
    <w:rsid w:val="00B7148D"/>
    <w:rsid w:val="00B9680E"/>
    <w:rsid w:val="00CB4BBB"/>
    <w:rsid w:val="00E33F84"/>
    <w:rsid w:val="00E809C7"/>
    <w:rsid w:val="00F33D9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2F7DC"/>
  <w15:docId w15:val="{94B4D701-45E4-4BDA-B0CE-8C1964C51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5">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E67F5E"/>
    <w:pPr>
      <w:keepNext/>
      <w:keepLines/>
      <w:spacing w:before="200" w:after="0"/>
      <w:outlineLvl w:val="1"/>
    </w:pPr>
    <w:rPr>
      <w:rFonts w:asciiTheme="majorHAnsi" w:eastAsiaTheme="majorEastAsia" w:hAnsiTheme="majorHAnsi" w:cstheme="majorBidi"/>
      <w:b/>
      <w:bCs/>
      <w:color w:val="000000" w:themeColor="accent1"/>
      <w:sz w:val="28"/>
      <w:szCs w:val="32"/>
    </w:rPr>
  </w:style>
  <w:style w:type="paragraph" w:styleId="Heading3">
    <w:name w:val="heading 3"/>
    <w:basedOn w:val="Normal"/>
    <w:next w:val="BodyText"/>
    <w:uiPriority w:val="9"/>
    <w:unhideWhenUsed/>
    <w:qFormat/>
    <w:rsid w:val="009C3006"/>
    <w:pPr>
      <w:keepNext/>
      <w:keepLines/>
      <w:spacing w:before="200" w:after="0"/>
      <w:outlineLvl w:val="2"/>
    </w:pPr>
    <w:rPr>
      <w:rFonts w:asciiTheme="majorHAnsi" w:eastAsiaTheme="majorEastAsia" w:hAnsiTheme="majorHAnsi" w:cstheme="majorBidi"/>
      <w:b/>
      <w:bCs/>
      <w:color w:val="000000" w:themeColor="accent1"/>
      <w:szCs w:val="28"/>
    </w:rPr>
  </w:style>
  <w:style w:type="paragraph" w:styleId="Heading4">
    <w:name w:val="heading 4"/>
    <w:basedOn w:val="Normal"/>
    <w:next w:val="BodyText"/>
    <w:uiPriority w:val="9"/>
    <w:unhideWhenUsed/>
    <w:qFormat/>
    <w:rsid w:val="009C3006"/>
    <w:pPr>
      <w:keepNext/>
      <w:keepLines/>
      <w:spacing w:before="200" w:after="0"/>
      <w:outlineLvl w:val="3"/>
    </w:pPr>
    <w:rPr>
      <w:rFonts w:asciiTheme="majorHAnsi" w:eastAsiaTheme="majorEastAsia" w:hAnsiTheme="majorHAnsi" w:cstheme="majorBidi"/>
      <w:bCs/>
      <w:color w:val="000000" w:themeColor="accent1"/>
    </w:rPr>
  </w:style>
  <w:style w:type="paragraph" w:styleId="Heading5">
    <w:name w:val="heading 5"/>
    <w:basedOn w:val="Normal"/>
    <w:next w:val="BodyText"/>
    <w:uiPriority w:val="9"/>
    <w:unhideWhenUsed/>
    <w:qFormat/>
    <w:rsid w:val="009C3006"/>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000000"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000000"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000000"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1C440B"/>
    <w:pPr>
      <w:spacing w:before="120" w:after="120"/>
    </w:pPr>
    <w:rPr>
      <w:sz w:val="20"/>
    </w:rPr>
  </w:style>
  <w:style w:type="paragraph" w:styleId="Title">
    <w:name w:val="Title"/>
    <w:basedOn w:val="Normal"/>
    <w:next w:val="BodyText"/>
    <w:qFormat/>
    <w:rsid w:val="006471F6"/>
    <w:pPr>
      <w:keepNext/>
      <w:keepLines/>
      <w:spacing w:before="480" w:after="240"/>
    </w:pPr>
    <w:rPr>
      <w:rFonts w:asciiTheme="majorHAnsi" w:eastAsiaTheme="majorEastAsia" w:hAnsiTheme="majorHAnsi" w:cstheme="majorBidi"/>
      <w:b/>
      <w:bCs/>
      <w:color w:val="000000"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471F6"/>
    <w:pPr>
      <w:keepNext/>
      <w:keepLines/>
    </w:pPr>
  </w:style>
  <w:style w:type="paragraph" w:styleId="Date">
    <w:name w:val="Date"/>
    <w:next w:val="BodyText"/>
    <w:qFormat/>
    <w:rsid w:val="006471F6"/>
    <w:pPr>
      <w:keepNext/>
      <w:keepLines/>
    </w:pPr>
    <w:rPr>
      <w:i/>
    </w:rPr>
  </w:style>
  <w:style w:type="paragraph" w:customStyle="1" w:styleId="Abstract">
    <w:name w:val="Abstract"/>
    <w:basedOn w:val="Normal"/>
    <w:next w:val="BodyText"/>
    <w:qFormat/>
    <w:rsid w:val="00AC05ED"/>
    <w:pPr>
      <w:keepNext/>
      <w:keepLines/>
      <w:spacing w:before="300" w:after="300"/>
    </w:pPr>
    <w:rPr>
      <w:szCs w:val="20"/>
    </w:rPr>
  </w:style>
  <w:style w:type="paragraph" w:styleId="Bibliography">
    <w:name w:val="Bibliography"/>
    <w:basedOn w:val="Normal"/>
    <w:qFormat/>
    <w:rsid w:val="00067FAA"/>
    <w:pPr>
      <w:ind w:left="720" w:hanging="720"/>
    </w:pPr>
  </w:style>
  <w:style w:type="paragraph" w:styleId="BlockText">
    <w:name w:val="Block Text"/>
    <w:basedOn w:val="BodyText"/>
    <w:next w:val="BodyText"/>
    <w:uiPriority w:val="9"/>
    <w:unhideWhenUsed/>
    <w:qFormat/>
    <w:rsid w:val="0065763B"/>
    <w:pPr>
      <w:pBdr>
        <w:left w:val="single" w:sz="12" w:space="4" w:color="00B0F0"/>
      </w:pBdr>
      <w:shd w:val="clear" w:color="C00000" w:fill="auto"/>
      <w:spacing w:before="480" w:after="480" w:line="240" w:lineRule="auto"/>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unhideWhenUsed/>
    <w:qFormat/>
    <w:rsid w:val="001C440B"/>
    <w:pPr>
      <w:spacing w:before="120" w:after="120" w:line="240" w:lineRule="auto"/>
    </w:pPr>
    <w:tblPr>
      <w:tblInd w:w="0" w:type="dxa"/>
      <w:tblBorders>
        <w:top w:val="single" w:sz="4" w:space="0" w:color="auto"/>
        <w:bottom w:val="single" w:sz="4" w:space="0" w:color="auto"/>
      </w:tblBorders>
      <w:tblCellMar>
        <w:top w:w="0" w:type="dxa"/>
        <w:left w:w="108" w:type="dxa"/>
        <w:bottom w:w="0" w:type="dxa"/>
        <w:right w:w="108" w:type="dxa"/>
      </w:tblCellMar>
    </w:tblPr>
    <w:tcPr>
      <w:vAlign w:val="center"/>
    </w:tcPr>
    <w:tblStylePr w:type="fir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qFormat/>
    <w:rsid w:val="00067FAA"/>
    <w:pPr>
      <w:keepNext/>
      <w:spacing w:before="480"/>
    </w:pPr>
    <w:rPr>
      <w:i w:val="0"/>
    </w:rPr>
  </w:style>
  <w:style w:type="paragraph" w:customStyle="1" w:styleId="ImageCaption">
    <w:name w:val="Image Caption"/>
    <w:basedOn w:val="Caption"/>
    <w:qFormat/>
    <w:rsid w:val="00067FAA"/>
    <w:pPr>
      <w:spacing w:after="480"/>
    </w:pPr>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qFormat/>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067FAA"/>
  </w:style>
  <w:style w:type="paragraph" w:styleId="Header">
    <w:name w:val="header"/>
    <w:basedOn w:val="Normal"/>
    <w:link w:val="HeaderChar"/>
    <w:unhideWhenUsed/>
    <w:rsid w:val="00E63332"/>
    <w:pPr>
      <w:tabs>
        <w:tab w:val="center" w:pos="4680"/>
        <w:tab w:val="right" w:pos="9360"/>
      </w:tabs>
      <w:spacing w:after="0" w:line="240" w:lineRule="auto"/>
    </w:pPr>
  </w:style>
  <w:style w:type="character" w:customStyle="1" w:styleId="HeaderChar">
    <w:name w:val="Header Char"/>
    <w:basedOn w:val="DefaultParagraphFont"/>
    <w:link w:val="Header"/>
    <w:rsid w:val="00E63332"/>
  </w:style>
  <w:style w:type="paragraph" w:styleId="Footer">
    <w:name w:val="footer"/>
    <w:basedOn w:val="Normal"/>
    <w:link w:val="FooterChar"/>
    <w:uiPriority w:val="99"/>
    <w:unhideWhenUsed/>
    <w:rsid w:val="00E633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332"/>
  </w:style>
  <w:style w:type="character" w:styleId="LineNumber">
    <w:name w:val="line number"/>
    <w:basedOn w:val="DefaultParagraphFont"/>
    <w:semiHidden/>
    <w:unhideWhenUsed/>
    <w:rsid w:val="00E63332"/>
  </w:style>
  <w:style w:type="character" w:styleId="CommentReference">
    <w:name w:val="annotation reference"/>
    <w:basedOn w:val="DefaultParagraphFont"/>
    <w:semiHidden/>
    <w:unhideWhenUsed/>
    <w:rsid w:val="00B9680E"/>
    <w:rPr>
      <w:sz w:val="16"/>
      <w:szCs w:val="16"/>
    </w:rPr>
  </w:style>
  <w:style w:type="paragraph" w:styleId="CommentText">
    <w:name w:val="annotation text"/>
    <w:basedOn w:val="Normal"/>
    <w:link w:val="CommentTextChar"/>
    <w:semiHidden/>
    <w:unhideWhenUsed/>
    <w:rsid w:val="00B9680E"/>
    <w:pPr>
      <w:spacing w:line="240" w:lineRule="auto"/>
    </w:pPr>
    <w:rPr>
      <w:sz w:val="20"/>
      <w:szCs w:val="20"/>
    </w:rPr>
  </w:style>
  <w:style w:type="character" w:customStyle="1" w:styleId="CommentTextChar">
    <w:name w:val="Comment Text Char"/>
    <w:basedOn w:val="DefaultParagraphFont"/>
    <w:link w:val="CommentText"/>
    <w:semiHidden/>
    <w:rsid w:val="00B9680E"/>
    <w:rPr>
      <w:sz w:val="20"/>
      <w:szCs w:val="20"/>
    </w:rPr>
  </w:style>
  <w:style w:type="paragraph" w:styleId="CommentSubject">
    <w:name w:val="annotation subject"/>
    <w:basedOn w:val="CommentText"/>
    <w:next w:val="CommentText"/>
    <w:link w:val="CommentSubjectChar"/>
    <w:semiHidden/>
    <w:unhideWhenUsed/>
    <w:rsid w:val="00B9680E"/>
    <w:rPr>
      <w:b/>
      <w:bCs/>
    </w:rPr>
  </w:style>
  <w:style w:type="character" w:customStyle="1" w:styleId="CommentSubjectChar">
    <w:name w:val="Comment Subject Char"/>
    <w:basedOn w:val="CommentTextChar"/>
    <w:link w:val="CommentSubject"/>
    <w:semiHidden/>
    <w:rsid w:val="00B9680E"/>
    <w:rPr>
      <w:b/>
      <w:bCs/>
      <w:sz w:val="20"/>
      <w:szCs w:val="20"/>
    </w:rPr>
  </w:style>
  <w:style w:type="paragraph" w:styleId="BalloonText">
    <w:name w:val="Balloon Text"/>
    <w:basedOn w:val="Normal"/>
    <w:link w:val="BalloonTextChar"/>
    <w:semiHidden/>
    <w:unhideWhenUsed/>
    <w:rsid w:val="00B9680E"/>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semiHidden/>
    <w:rsid w:val="00B9680E"/>
    <w:rPr>
      <w:rFonts w:ascii="Times New Roman" w:hAnsi="Times New Roman"/>
      <w:sz w:val="18"/>
      <w:szCs w:val="18"/>
    </w:rPr>
  </w:style>
  <w:style w:type="character" w:styleId="FollowedHyperlink">
    <w:name w:val="FollowedHyperlink"/>
    <w:basedOn w:val="DefaultParagraphFont"/>
    <w:rsid w:val="00167F92"/>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nafo.int/Portals/0/PDFs/sc/2019/scs19-20.pdf" TargetMode="External"/><Relationship Id="rId18" Type="http://schemas.openxmlformats.org/officeDocument/2006/relationships/image" Target="media/image3.svgz"/><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mailto:Paul.Regular@dfo-mpo.gc.ca" TargetMode="External"/><Relationship Id="rId12" Type="http://schemas.openxmlformats.org/officeDocument/2006/relationships/hyperlink" Target="https://doi.org/10.18637/jss.v070.i05" TargetMode="External"/><Relationship Id="rId17" Type="http://schemas.openxmlformats.org/officeDocument/2006/relationships/image" Target="media/image2.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svgz"/><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nafo.int/Data/STATLANT-21A" TargetMode="External"/><Relationship Id="rId24" Type="http://schemas.openxmlformats.org/officeDocument/2006/relationships/image" Target="media/image9.svgz"/><Relationship Id="rId5" Type="http://schemas.openxmlformats.org/officeDocument/2006/relationships/footnotes" Target="footnotes.xml"/><Relationship Id="rId15" Type="http://schemas.openxmlformats.org/officeDocument/2006/relationships/hyperlink" Target="https://doi.org/10.1016/j.fishres.2021.106180" TargetMode="External"/><Relationship Id="rId23" Type="http://schemas.openxmlformats.org/officeDocument/2006/relationships/image" Target="media/image8.pn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4.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yperlink" Target="https://www.R-project.org/" TargetMode="External"/><Relationship Id="rId22" Type="http://schemas.openxmlformats.org/officeDocument/2006/relationships/image" Target="media/image7.svgz"/><Relationship Id="rId27" Type="http://schemas.microsoft.com/office/2011/relationships/people" Target="people.xml"/></Relationships>
</file>

<file path=word/theme/theme1.xml><?xml version="1.0" encoding="utf-8"?>
<a:theme xmlns:a="http://schemas.openxmlformats.org/drawingml/2006/main" name="Feathered">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docProps/app.xml><?xml version="1.0" encoding="utf-8"?>
<Properties xmlns="http://schemas.openxmlformats.org/officeDocument/2006/extended-properties" xmlns:vt="http://schemas.openxmlformats.org/officeDocument/2006/docPropsVTypes">
  <Template>Normal.dotm</Template>
  <TotalTime>18</TotalTime>
  <Pages>37</Pages>
  <Words>9056</Words>
  <Characters>51621</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Summing the parts: Improving population estimates using a state-space multispecies production model</vt:lpstr>
    </vt:vector>
  </TitlesOfParts>
  <Company>DFO-MPO</Company>
  <LinksUpToDate>false</LinksUpToDate>
  <CharactersWithSpaces>60556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Summing the parts: Improving population estimates using a state-space multispecies production model</dc:title>
  <dc:creator>Paul M. Regular*, Mariano Koen-Alonso, M. Joanne Morgan, Pierre Pepin, Rick M. Rideout</dc:creator>
  <cp:keywords/>
  <cp:lastModifiedBy>Joanne Morgan</cp:lastModifiedBy>
  <cp:revision>4</cp:revision>
  <dcterms:created xsi:type="dcterms:W3CDTF">2023-12-19T17:35:00Z</dcterms:created>
  <dcterms:modified xsi:type="dcterms:W3CDTF">2023-12-19T17:52:00Z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Carrying capacity is a fundamental concept in ecology that has inspired the development and application of a broad range of population models. In the context of fisheries science, production models have been employed globally to calculate carryi</vt:lpwstr>
  </property>
  <property fmtid="{D5CDD505-2E9C-101B-9397-08002B2CF9AE}" pid="3" name="bibliography">
    <vt:lpwstr>bib/refs.bib</vt:lpwstr>
  </property>
  <property fmtid="{D5CDD505-2E9C-101B-9397-08002B2CF9AE}" pid="4" name="bookdown">
    <vt:lpwstr/>
  </property>
  <property fmtid="{D5CDD505-2E9C-101B-9397-08002B2CF9AE}" pid="5" name="csl">
    <vt:lpwstr>csl/fish-and-fisheries.csl</vt:lpwstr>
  </property>
  <property fmtid="{D5CDD505-2E9C-101B-9397-08002B2CF9AE}" pid="6" name="date">
    <vt:lpwstr>Fisheries and Oceans Canada, Northwest Atlantic Fisheries Center, 80 East White Hills, St. John’s, Newfoundland and Labrador, A1C 5X1, Canada  *Corresponding author E-mail: Paul.Regular@dfo-mpo.gc.ca  2023-11-29</vt:lpwstr>
  </property>
  <property fmtid="{D5CDD505-2E9C-101B-9397-08002B2CF9AE}" pid="7" name="knit">
    <vt:lpwstr>bookdown::render_book</vt:lpwstr>
  </property>
  <property fmtid="{D5CDD505-2E9C-101B-9397-08002B2CF9AE}" pid="8" name="link-citations">
    <vt:lpwstr>True</vt:lpwstr>
  </property>
  <property fmtid="{D5CDD505-2E9C-101B-9397-08002B2CF9AE}" pid="9" name="output">
    <vt:lpwstr/>
  </property>
</Properties>
</file>